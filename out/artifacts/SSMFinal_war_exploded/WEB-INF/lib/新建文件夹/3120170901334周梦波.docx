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429AD" w14:textId="77777777" w:rsidR="003303C5" w:rsidRDefault="003303C5">
      <w:pPr>
        <w:jc w:val="center"/>
        <w:rPr>
          <w:rFonts w:eastAsia="华文隶书"/>
        </w:rPr>
      </w:pPr>
      <w:r>
        <w:object w:dxaOrig="2325" w:dyaOrig="2175" w14:anchorId="56C62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pt;height:96pt;mso-position-horizontal:right" o:ole="">
            <v:imagedata r:id="rId8" o:title=""/>
          </v:shape>
          <o:OLEObject Type="Embed" ProgID="PBrush" ShapeID="_x0000_i1025" DrawAspect="Content" ObjectID="_1654069567" r:id="rId9"/>
        </w:object>
      </w:r>
    </w:p>
    <w:p w14:paraId="3ADFA4DE" w14:textId="0D145C75" w:rsidR="003303C5" w:rsidRDefault="00A316F9">
      <w:pPr>
        <w:jc w:val="center"/>
        <w:rPr>
          <w:rFonts w:eastAsia="华文隶书"/>
        </w:rPr>
      </w:pPr>
      <w:r>
        <w:rPr>
          <w:rFonts w:eastAsia="华文隶书" w:hint="eastAsia"/>
          <w:noProof/>
        </w:rPr>
        <w:drawing>
          <wp:inline distT="0" distB="0" distL="0" distR="0" wp14:anchorId="245B1F22" wp14:editId="4CF278E2">
            <wp:extent cx="3192780" cy="72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BC61" w14:textId="77777777" w:rsidR="003303C5" w:rsidRDefault="003303C5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>计算机</w:t>
      </w:r>
      <w:r w:rsidR="000C59F3">
        <w:rPr>
          <w:rFonts w:eastAsia="隶书" w:hint="eastAsia"/>
          <w:sz w:val="72"/>
          <w:szCs w:val="72"/>
        </w:rPr>
        <w:t>与</w:t>
      </w:r>
      <w:r w:rsidR="000C59F3">
        <w:rPr>
          <w:rFonts w:eastAsia="隶书"/>
          <w:sz w:val="72"/>
          <w:szCs w:val="72"/>
        </w:rPr>
        <w:t>软件工程</w:t>
      </w:r>
      <w:r>
        <w:rPr>
          <w:rFonts w:eastAsia="隶书" w:hint="eastAsia"/>
          <w:sz w:val="72"/>
          <w:szCs w:val="72"/>
        </w:rPr>
        <w:t>学院</w:t>
      </w:r>
    </w:p>
    <w:p w14:paraId="067BA604" w14:textId="77777777" w:rsidR="003303C5" w:rsidRDefault="003303C5">
      <w:pPr>
        <w:widowControl/>
        <w:spacing w:line="360" w:lineRule="auto"/>
        <w:jc w:val="center"/>
        <w:rPr>
          <w:rFonts w:eastAsia="隶书"/>
          <w:sz w:val="72"/>
          <w:szCs w:val="72"/>
        </w:rPr>
      </w:pPr>
      <w:commentRangeStart w:id="0"/>
      <w:r>
        <w:rPr>
          <w:rFonts w:eastAsia="隶书" w:hint="eastAsia"/>
          <w:sz w:val="72"/>
          <w:szCs w:val="72"/>
        </w:rPr>
        <w:t>课程设计说明书</w:t>
      </w:r>
      <w:commentRangeEnd w:id="0"/>
      <w:r w:rsidR="000327FD">
        <w:rPr>
          <w:rStyle w:val="aa"/>
        </w:rPr>
        <w:commentReference w:id="0"/>
      </w:r>
    </w:p>
    <w:p w14:paraId="509C9396" w14:textId="77777777" w:rsidR="000327FD" w:rsidRPr="00D86564" w:rsidRDefault="00F36E2D" w:rsidP="00F36E2D">
      <w:pPr>
        <w:tabs>
          <w:tab w:val="center" w:pos="4745"/>
          <w:tab w:val="right" w:pos="9071"/>
        </w:tabs>
        <w:ind w:firstLineChars="200" w:firstLine="720"/>
        <w:jc w:val="left"/>
        <w:rPr>
          <w:rFonts w:ascii="楷体_GB2312" w:eastAsia="楷体_GB2312"/>
          <w:color w:val="0000FF"/>
          <w:sz w:val="36"/>
          <w:szCs w:val="36"/>
        </w:rPr>
      </w:pPr>
      <w:r>
        <w:rPr>
          <w:rFonts w:ascii="楷体_GB2312" w:eastAsia="楷体_GB2312"/>
          <w:color w:val="0000FF"/>
          <w:sz w:val="36"/>
          <w:szCs w:val="36"/>
        </w:rPr>
        <w:tab/>
      </w:r>
      <w:commentRangeStart w:id="1"/>
      <w:commentRangeEnd w:id="1"/>
      <w:r w:rsidR="00D86564">
        <w:rPr>
          <w:rStyle w:val="aa"/>
        </w:rPr>
        <w:commentReference w:id="1"/>
      </w:r>
      <w:r>
        <w:rPr>
          <w:rFonts w:ascii="楷体_GB2312" w:eastAsia="楷体_GB2312"/>
          <w:color w:val="0000FF"/>
          <w:sz w:val="36"/>
          <w:szCs w:val="36"/>
        </w:rPr>
        <w:tab/>
      </w:r>
    </w:p>
    <w:p w14:paraId="21D6BACF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课 程 名 称:</w:t>
      </w:r>
      <w:r w:rsidR="00F002CF" w:rsidRPr="00F002CF">
        <w:rPr>
          <w:rFonts w:hint="eastAsia"/>
        </w:rPr>
        <w:t xml:space="preserve"> </w:t>
      </w:r>
      <w:r w:rsidR="008B1055">
        <w:rPr>
          <w:rFonts w:ascii="楷体_GB2312" w:eastAsia="楷体_GB2312" w:hint="eastAsia"/>
          <w:sz w:val="36"/>
          <w:szCs w:val="36"/>
          <w:u w:val="single"/>
        </w:rPr>
        <w:t>XXXXXXXXXXXXXXXXXX</w:t>
      </w:r>
      <w:r w:rsidR="00F002CF" w:rsidRPr="00F002CF">
        <w:rPr>
          <w:rFonts w:ascii="楷体_GB2312" w:eastAsia="楷体_GB2312" w:hint="eastAsia"/>
          <w:sz w:val="36"/>
          <w:szCs w:val="36"/>
          <w:u w:val="single"/>
        </w:rPr>
        <w:t>综合设计</w:t>
      </w:r>
    </w:p>
    <w:p w14:paraId="45C95E75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课 程 代 码: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8B1055">
        <w:rPr>
          <w:rFonts w:ascii="楷体_GB2312" w:eastAsia="楷体_GB2312" w:hint="eastAsia"/>
          <w:sz w:val="36"/>
          <w:szCs w:val="36"/>
          <w:u w:val="single"/>
        </w:rPr>
        <w:t>XXXXXXXXXXX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</w:p>
    <w:p w14:paraId="59397E60" w14:textId="77777777" w:rsidR="003303C5" w:rsidRDefault="003303C5">
      <w:pPr>
        <w:ind w:firstLineChars="200" w:firstLine="720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题       目: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 xml:space="preserve">     </w:t>
      </w:r>
      <w:r>
        <w:rPr>
          <w:rFonts w:ascii="楷体_GB2312" w:eastAsia="楷体_GB2312" w:hint="eastAsia"/>
          <w:spacing w:val="10"/>
          <w:sz w:val="36"/>
          <w:szCs w:val="36"/>
        </w:rPr>
        <w:t xml:space="preserve">    </w:t>
      </w:r>
    </w:p>
    <w:p w14:paraId="0DB21AD8" w14:textId="77777777" w:rsidR="003303C5" w:rsidRDefault="003303C5">
      <w:pPr>
        <w:ind w:firstLineChars="200" w:firstLine="720"/>
        <w:rPr>
          <w:rFonts w:ascii="楷体_GB2312" w:eastAsia="楷体_GB2312"/>
          <w:b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年级</w:t>
      </w:r>
      <w:r w:rsidR="00F002CF">
        <w:rPr>
          <w:rFonts w:ascii="楷体_GB2312" w:eastAsia="楷体_GB2312" w:hint="eastAsia"/>
          <w:sz w:val="36"/>
          <w:szCs w:val="36"/>
        </w:rPr>
        <w:t xml:space="preserve"> / </w:t>
      </w:r>
      <w:r>
        <w:rPr>
          <w:rFonts w:ascii="楷体_GB2312" w:eastAsia="楷体_GB2312" w:hint="eastAsia"/>
          <w:sz w:val="36"/>
          <w:szCs w:val="36"/>
        </w:rPr>
        <w:t>专业: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4D3988">
        <w:rPr>
          <w:rFonts w:ascii="楷体_GB2312" w:eastAsia="楷体_GB2312" w:hint="eastAsia"/>
          <w:sz w:val="36"/>
          <w:szCs w:val="36"/>
          <w:u w:val="single"/>
        </w:rPr>
        <w:t>201</w:t>
      </w:r>
      <w:r w:rsidR="00F002CF">
        <w:rPr>
          <w:rFonts w:ascii="楷体_GB2312" w:eastAsia="楷体_GB2312"/>
          <w:sz w:val="36"/>
          <w:szCs w:val="36"/>
          <w:u w:val="single"/>
        </w:rPr>
        <w:t xml:space="preserve"> </w:t>
      </w:r>
      <w:r w:rsidR="004D3988">
        <w:rPr>
          <w:rFonts w:ascii="楷体_GB2312" w:eastAsia="楷体_GB2312" w:hint="eastAsia"/>
          <w:sz w:val="36"/>
          <w:szCs w:val="36"/>
          <w:u w:val="single"/>
        </w:rPr>
        <w:t>/计算机科学与技术</w:t>
      </w:r>
      <w:r w:rsidR="00F002CF"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</w:p>
    <w:p w14:paraId="04BC8E83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学 生 姓 名: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</w:p>
    <w:p w14:paraId="50B3FA5A" w14:textId="77777777" w:rsidR="003303C5" w:rsidRDefault="003303C5">
      <w:pPr>
        <w:ind w:firstLineChars="200" w:firstLine="720"/>
        <w:rPr>
          <w:rFonts w:ascii="楷体_GB2312" w:eastAsia="楷体_GB2312"/>
          <w:b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学　　   号: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</w:t>
      </w:r>
      <w:r w:rsidR="006E64B6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</w:t>
      </w:r>
      <w:r w:rsidR="00C33C43"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</w:t>
      </w:r>
    </w:p>
    <w:p w14:paraId="23982278" w14:textId="77777777" w:rsidR="003303C5" w:rsidRDefault="003303C5">
      <w:pPr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开 始 时 间:</w:t>
      </w:r>
      <w:r>
        <w:rPr>
          <w:rFonts w:ascii="楷体_GB2312" w:eastAsia="楷体_GB2312" w:hint="eastAsia"/>
          <w:b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>20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年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月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</w:t>
      </w:r>
      <w:r>
        <w:rPr>
          <w:rFonts w:ascii="楷体_GB2312" w:eastAsia="楷体_GB2312" w:hint="eastAsia"/>
          <w:color w:val="080808"/>
          <w:sz w:val="36"/>
          <w:szCs w:val="36"/>
        </w:rPr>
        <w:t>日</w:t>
      </w:r>
    </w:p>
    <w:p w14:paraId="1E6F0BEB" w14:textId="77777777" w:rsidR="003303C5" w:rsidRDefault="003303C5">
      <w:pPr>
        <w:pStyle w:val="a4"/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完 成 时 间: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>20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年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  </w:t>
      </w:r>
      <w:r w:rsidR="00F002CF">
        <w:rPr>
          <w:rFonts w:ascii="楷体_GB2312" w:eastAsia="楷体_GB2312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月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 w:rsidR="00F002CF">
        <w:rPr>
          <w:rFonts w:ascii="楷体_GB2312" w:eastAsia="楷体_GB2312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b/>
          <w:color w:val="080808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color w:val="080808"/>
          <w:sz w:val="36"/>
          <w:szCs w:val="36"/>
        </w:rPr>
        <w:t>日</w:t>
      </w:r>
    </w:p>
    <w:p w14:paraId="2529044C" w14:textId="77777777" w:rsidR="003303C5" w:rsidRDefault="003303C5">
      <w:pPr>
        <w:pStyle w:val="a4"/>
        <w:ind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设计成绩</w:t>
      </w:r>
      <w:r w:rsidR="002736DE">
        <w:rPr>
          <w:rFonts w:ascii="楷体_GB2312" w:eastAsia="楷体_GB2312" w:hint="eastAsia"/>
          <w:sz w:val="36"/>
          <w:szCs w:val="36"/>
        </w:rPr>
        <w:t>：</w:t>
      </w:r>
    </w:p>
    <w:tbl>
      <w:tblPr>
        <w:tblW w:w="4275" w:type="pct"/>
        <w:tblInd w:w="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7"/>
        <w:gridCol w:w="1288"/>
        <w:gridCol w:w="1289"/>
        <w:gridCol w:w="1288"/>
        <w:gridCol w:w="1489"/>
        <w:gridCol w:w="1106"/>
      </w:tblGrid>
      <w:tr w:rsidR="00CE0279" w14:paraId="1C2E2577" w14:textId="77777777" w:rsidTr="00C47997">
        <w:trPr>
          <w:trHeight w:val="602"/>
        </w:trPr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3196ADDA" w14:textId="77777777" w:rsidR="004F07CD" w:rsidRPr="0064112B" w:rsidRDefault="004F07CD" w:rsidP="004F07CD">
            <w:pPr>
              <w:pStyle w:val="a4"/>
              <w:spacing w:after="0"/>
              <w:ind w:leftChars="-50" w:left="-105" w:rightChars="-50" w:right="-105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学习</w:t>
            </w:r>
            <w:r w:rsidRPr="0064112B">
              <w:rPr>
                <w:rFonts w:ascii="黑体" w:eastAsia="黑体" w:hAnsi="黑体"/>
              </w:rPr>
              <w:t>能力</w:t>
            </w:r>
          </w:p>
          <w:p w14:paraId="7C9860A7" w14:textId="77777777" w:rsidR="004F07CD" w:rsidRPr="0064112B" w:rsidRDefault="004F07CD" w:rsidP="00A24A92">
            <w:pPr>
              <w:pStyle w:val="a4"/>
              <w:spacing w:after="0"/>
              <w:ind w:leftChars="-50" w:left="-105" w:rightChars="-50" w:right="-105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7CC0EC69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解决</w:t>
            </w:r>
            <w:r>
              <w:rPr>
                <w:rFonts w:ascii="黑体" w:eastAsia="黑体" w:hAnsi="黑体"/>
              </w:rPr>
              <w:t>方案</w:t>
            </w:r>
          </w:p>
          <w:p w14:paraId="103A8131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2" w:type="pct"/>
            <w:tcMar>
              <w:left w:w="28" w:type="dxa"/>
              <w:right w:w="28" w:type="dxa"/>
            </w:tcMar>
            <w:vAlign w:val="center"/>
          </w:tcPr>
          <w:p w14:paraId="2F7AF0D2" w14:textId="77777777" w:rsidR="004F07CD" w:rsidRPr="0064112B" w:rsidRDefault="004A64CC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</w:t>
            </w:r>
            <w:r>
              <w:rPr>
                <w:rFonts w:ascii="黑体" w:eastAsia="黑体" w:hAnsi="黑体"/>
              </w:rPr>
              <w:t>I</w:t>
            </w:r>
            <w:r>
              <w:rPr>
                <w:rFonts w:ascii="黑体" w:eastAsia="黑体" w:hAnsi="黑体" w:hint="eastAsia"/>
              </w:rPr>
              <w:t>设计</w:t>
            </w:r>
          </w:p>
          <w:p w14:paraId="1A756EB9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831" w:type="pct"/>
            <w:tcMar>
              <w:left w:w="28" w:type="dxa"/>
              <w:right w:w="28" w:type="dxa"/>
            </w:tcMar>
            <w:vAlign w:val="center"/>
          </w:tcPr>
          <w:p w14:paraId="26257F28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技术水平</w:t>
            </w:r>
          </w:p>
          <w:p w14:paraId="078BF41B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961" w:type="pct"/>
            <w:tcMar>
              <w:left w:w="28" w:type="dxa"/>
              <w:right w:w="28" w:type="dxa"/>
            </w:tcMar>
            <w:vAlign w:val="center"/>
          </w:tcPr>
          <w:p w14:paraId="1F2069BB" w14:textId="77777777" w:rsidR="004F07CD" w:rsidRPr="0064112B" w:rsidRDefault="002736DE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协作</w:t>
            </w:r>
            <w:r>
              <w:rPr>
                <w:rFonts w:ascii="黑体" w:eastAsia="黑体" w:hAnsi="黑体"/>
              </w:rPr>
              <w:t>与</w:t>
            </w:r>
            <w:r w:rsidR="004F07CD" w:rsidRPr="0064112B">
              <w:rPr>
                <w:rFonts w:ascii="黑体" w:eastAsia="黑体" w:hAnsi="黑体" w:hint="eastAsia"/>
              </w:rPr>
              <w:t>表达</w:t>
            </w:r>
          </w:p>
          <w:p w14:paraId="3984EE12" w14:textId="77777777" w:rsidR="004F07CD" w:rsidRPr="0064112B" w:rsidRDefault="004F07CD" w:rsidP="00A24A92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>（20</w:t>
            </w:r>
            <w:r w:rsidRPr="0064112B">
              <w:rPr>
                <w:rFonts w:ascii="黑体" w:eastAsia="黑体" w:hAnsi="黑体"/>
              </w:rPr>
              <w:t>）</w:t>
            </w:r>
          </w:p>
        </w:tc>
        <w:tc>
          <w:tcPr>
            <w:tcW w:w="714" w:type="pct"/>
            <w:tcMar>
              <w:left w:w="28" w:type="dxa"/>
              <w:right w:w="28" w:type="dxa"/>
            </w:tcMar>
            <w:vAlign w:val="center"/>
          </w:tcPr>
          <w:p w14:paraId="3BADF8CA" w14:textId="77777777" w:rsidR="004F07CD" w:rsidRPr="0064112B" w:rsidRDefault="004F07CD" w:rsidP="004F07CD">
            <w:pPr>
              <w:pStyle w:val="a4"/>
              <w:spacing w:after="0"/>
              <w:jc w:val="center"/>
              <w:rPr>
                <w:rFonts w:ascii="黑体" w:eastAsia="黑体" w:hAnsi="黑体"/>
              </w:rPr>
            </w:pPr>
            <w:r w:rsidRPr="0064112B">
              <w:rPr>
                <w:rFonts w:ascii="黑体" w:eastAsia="黑体" w:hAnsi="黑体" w:hint="eastAsia"/>
              </w:rPr>
              <w:t xml:space="preserve">总 </w:t>
            </w:r>
            <w:r w:rsidR="00964D25">
              <w:rPr>
                <w:rFonts w:ascii="黑体" w:eastAsia="黑体" w:hAnsi="黑体"/>
              </w:rPr>
              <w:t xml:space="preserve"> </w:t>
            </w:r>
            <w:r w:rsidRPr="0064112B">
              <w:rPr>
                <w:rFonts w:ascii="黑体" w:eastAsia="黑体" w:hAnsi="黑体" w:hint="eastAsia"/>
              </w:rPr>
              <w:t>分（100）</w:t>
            </w:r>
          </w:p>
        </w:tc>
      </w:tr>
      <w:tr w:rsidR="00CE0279" w14:paraId="2CC5152E" w14:textId="77777777" w:rsidTr="00094518">
        <w:trPr>
          <w:trHeight w:val="543"/>
        </w:trPr>
        <w:tc>
          <w:tcPr>
            <w:tcW w:w="831" w:type="pct"/>
            <w:vAlign w:val="center"/>
          </w:tcPr>
          <w:p w14:paraId="31601608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1" w:type="pct"/>
            <w:vAlign w:val="center"/>
          </w:tcPr>
          <w:p w14:paraId="4E39F58A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2" w:type="pct"/>
            <w:vAlign w:val="center"/>
          </w:tcPr>
          <w:p w14:paraId="208D97A9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31" w:type="pct"/>
          </w:tcPr>
          <w:p w14:paraId="72FFF0C7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61" w:type="pct"/>
          </w:tcPr>
          <w:p w14:paraId="5FC4FFF2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14" w:type="pct"/>
            <w:vAlign w:val="center"/>
          </w:tcPr>
          <w:p w14:paraId="239BD848" w14:textId="77777777" w:rsidR="004F07CD" w:rsidRDefault="004F07CD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1FCA4314" w14:textId="77777777" w:rsidR="00115AA0" w:rsidRDefault="003303C5">
      <w:pPr>
        <w:pStyle w:val="a4"/>
        <w:spacing w:beforeLines="50" w:before="156"/>
        <w:jc w:val="center"/>
        <w:rPr>
          <w:rFonts w:ascii="楷体_GB2312" w:eastAsia="楷体_GB2312"/>
          <w:sz w:val="36"/>
          <w:szCs w:val="36"/>
        </w:rPr>
        <w:sectPr w:rsidR="00115AA0" w:rsidSect="00115AA0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1906" w:h="16838" w:code="9"/>
          <w:pgMar w:top="1418" w:right="1134" w:bottom="1418" w:left="1701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ascii="楷体_GB2312" w:eastAsia="楷体_GB2312" w:hint="eastAsia"/>
          <w:sz w:val="36"/>
          <w:szCs w:val="36"/>
        </w:rPr>
        <w:t>指导教师</w:t>
      </w:r>
      <w:r w:rsidR="002B7FDC">
        <w:rPr>
          <w:rFonts w:ascii="楷体_GB2312" w:eastAsia="楷体_GB2312" w:hint="eastAsia"/>
          <w:sz w:val="36"/>
          <w:szCs w:val="36"/>
        </w:rPr>
        <w:t>(</w:t>
      </w:r>
      <w:r>
        <w:rPr>
          <w:rFonts w:ascii="楷体_GB2312" w:eastAsia="楷体_GB2312" w:hint="eastAsia"/>
          <w:sz w:val="36"/>
          <w:szCs w:val="36"/>
        </w:rPr>
        <w:t>签名</w:t>
      </w:r>
      <w:r w:rsidR="002B7FDC">
        <w:rPr>
          <w:rFonts w:ascii="楷体_GB2312" w:eastAsia="楷体_GB2312" w:hint="eastAsia"/>
          <w:sz w:val="36"/>
          <w:szCs w:val="36"/>
        </w:rPr>
        <w:t>)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</w:t>
      </w:r>
      <w:r>
        <w:rPr>
          <w:rFonts w:ascii="楷体_GB2312" w:eastAsia="楷体_GB2312" w:hint="eastAsia"/>
          <w:sz w:val="36"/>
          <w:szCs w:val="36"/>
        </w:rPr>
        <w:t xml:space="preserve">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 w:rsidR="00043706">
        <w:rPr>
          <w:rFonts w:ascii="楷体_GB2312" w:eastAsia="楷体_GB2312"/>
          <w:sz w:val="36"/>
          <w:szCs w:val="36"/>
          <w:u w:val="single"/>
        </w:rPr>
        <w:t xml:space="preserve">20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</w:rPr>
        <w:t>年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>
        <w:rPr>
          <w:rFonts w:ascii="楷体_GB2312" w:eastAsia="楷体_GB2312" w:hint="eastAsia"/>
          <w:sz w:val="36"/>
          <w:szCs w:val="36"/>
        </w:rPr>
        <w:t>月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</w:t>
      </w:r>
      <w:r>
        <w:rPr>
          <w:rFonts w:ascii="楷体_GB2312" w:eastAsia="楷体_GB2312" w:hint="eastAsia"/>
          <w:sz w:val="36"/>
          <w:szCs w:val="36"/>
        </w:rPr>
        <w:t>日</w:t>
      </w:r>
    </w:p>
    <w:p w14:paraId="2D7C270A" w14:textId="77777777" w:rsidR="003303C5" w:rsidDel="000F17B8" w:rsidRDefault="003303C5">
      <w:pPr>
        <w:pStyle w:val="a4"/>
        <w:spacing w:beforeLines="100" w:before="312"/>
        <w:jc w:val="center"/>
        <w:rPr>
          <w:del w:id="2" w:author="黄襄念" w:date="2016-11-20T11:07:00Z"/>
          <w:rFonts w:ascii="楷体_GB2312" w:eastAsia="楷体_GB2312"/>
          <w:sz w:val="36"/>
          <w:szCs w:val="36"/>
        </w:rPr>
        <w:pPrChange w:id="3" w:author="黄襄念" w:date="2016-11-20T11:07:00Z">
          <w:pPr>
            <w:pStyle w:val="a4"/>
            <w:spacing w:beforeLines="50" w:before="156"/>
            <w:jc w:val="center"/>
          </w:pPr>
        </w:pPrChange>
      </w:pPr>
    </w:p>
    <w:p w14:paraId="0EF27D22" w14:textId="77777777" w:rsidR="003303C5" w:rsidRDefault="003303C5">
      <w:pPr>
        <w:spacing w:beforeLines="100" w:before="312" w:line="360" w:lineRule="auto"/>
        <w:jc w:val="center"/>
        <w:rPr>
          <w:rFonts w:ascii="黑体" w:eastAsia="黑体" w:hAnsi="宋体"/>
          <w:bCs/>
          <w:sz w:val="30"/>
          <w:szCs w:val="30"/>
        </w:rPr>
        <w:pPrChange w:id="4" w:author="黄襄念" w:date="2016-11-20T11:07:00Z">
          <w:pPr>
            <w:spacing w:line="360" w:lineRule="auto"/>
            <w:jc w:val="center"/>
          </w:pPr>
        </w:pPrChange>
      </w:pPr>
      <w:commentRangeStart w:id="5"/>
      <w:r>
        <w:rPr>
          <w:rFonts w:ascii="黑体" w:eastAsia="黑体" w:hAnsi="宋体" w:hint="eastAsia"/>
          <w:bCs/>
          <w:sz w:val="30"/>
          <w:szCs w:val="30"/>
        </w:rPr>
        <w:t xml:space="preserve">目   </w:t>
      </w:r>
      <w:commentRangeStart w:id="6"/>
      <w:r>
        <w:rPr>
          <w:rFonts w:ascii="黑体" w:eastAsia="黑体" w:hAnsi="宋体" w:hint="eastAsia"/>
          <w:bCs/>
          <w:sz w:val="30"/>
          <w:szCs w:val="30"/>
        </w:rPr>
        <w:t>录</w:t>
      </w:r>
      <w:commentRangeEnd w:id="6"/>
      <w:r w:rsidR="00693F32">
        <w:rPr>
          <w:rStyle w:val="aa"/>
        </w:rPr>
        <w:commentReference w:id="6"/>
      </w:r>
      <w:r>
        <w:rPr>
          <w:rFonts w:ascii="黑体" w:eastAsia="黑体" w:hAnsi="宋体" w:hint="eastAsia"/>
          <w:bCs/>
          <w:sz w:val="30"/>
          <w:szCs w:val="30"/>
        </w:rPr>
        <w:t xml:space="preserve"> </w:t>
      </w:r>
      <w:commentRangeEnd w:id="5"/>
      <w:r w:rsidR="00C82DF2">
        <w:rPr>
          <w:rStyle w:val="aa"/>
        </w:rPr>
        <w:commentReference w:id="5"/>
      </w:r>
    </w:p>
    <w:p w14:paraId="07B7344E" w14:textId="77777777" w:rsidR="003303C5" w:rsidRPr="002B25A4" w:rsidRDefault="002B25A4" w:rsidP="002B25A4">
      <w:pPr>
        <w:spacing w:line="360" w:lineRule="auto"/>
        <w:jc w:val="left"/>
        <w:rPr>
          <w:rFonts w:ascii="宋体" w:hAnsi="宋体"/>
          <w:bCs/>
          <w:sz w:val="24"/>
        </w:rPr>
      </w:pPr>
      <w:commentRangeStart w:id="7"/>
      <w:r w:rsidRPr="002B25A4">
        <w:rPr>
          <w:rFonts w:ascii="宋体" w:hAnsi="宋体" w:hint="eastAsia"/>
          <w:bCs/>
          <w:sz w:val="24"/>
        </w:rPr>
        <w:t>摘要</w:t>
      </w:r>
      <w:commentRangeEnd w:id="7"/>
      <w:r w:rsidR="0027018F">
        <w:rPr>
          <w:rStyle w:val="aa"/>
        </w:rPr>
        <w:commentReference w:id="7"/>
      </w:r>
    </w:p>
    <w:p w14:paraId="12593665" w14:textId="6BCF4DC2" w:rsidR="003E61FA" w:rsidRPr="003E61FA" w:rsidRDefault="00F44B83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r w:rsidRPr="00843816">
        <w:fldChar w:fldCharType="begin"/>
      </w:r>
      <w:r w:rsidRPr="00843816">
        <w:instrText xml:space="preserve"> TOC \o "1-4" \h \z \u </w:instrText>
      </w:r>
      <w:r w:rsidRPr="00843816">
        <w:fldChar w:fldCharType="separate"/>
      </w:r>
      <w:hyperlink w:anchor="_Toc43456411" w:history="1">
        <w:r w:rsidR="003E61FA" w:rsidRPr="003E61FA">
          <w:rPr>
            <w:rStyle w:val="a6"/>
            <w:noProof/>
            <w:sz w:val="24"/>
          </w:rPr>
          <w:t xml:space="preserve">1 </w:t>
        </w:r>
        <w:r w:rsidR="003E61FA" w:rsidRPr="003E61FA">
          <w:rPr>
            <w:rStyle w:val="a6"/>
            <w:noProof/>
            <w:sz w:val="24"/>
          </w:rPr>
          <w:t>前言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_Toc43456411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1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03888854" w14:textId="5B8171EC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12" w:history="1">
        <w:r w:rsidR="003E61FA" w:rsidRPr="003E61FA">
          <w:rPr>
            <w:rStyle w:val="a6"/>
            <w:noProof/>
            <w:sz w:val="24"/>
          </w:rPr>
          <w:t xml:space="preserve">1.1 </w:t>
        </w:r>
        <w:r w:rsidR="003E61FA" w:rsidRPr="003E61FA">
          <w:rPr>
            <w:rStyle w:val="a6"/>
            <w:noProof/>
            <w:sz w:val="24"/>
          </w:rPr>
          <w:t>问题的提出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_Toc43456412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</w:t>
        </w:r>
        <w:r w:rsidR="003E61FA" w:rsidRPr="003E61FA">
          <w:rPr>
            <w:noProof/>
            <w:webHidden/>
          </w:rPr>
          <w:fldChar w:fldCharType="end"/>
        </w:r>
      </w:hyperlink>
    </w:p>
    <w:p w14:paraId="27E2A482" w14:textId="604EF9FD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13" w:history="1">
        <w:r w:rsidR="003E61FA" w:rsidRPr="003E61FA">
          <w:rPr>
            <w:rStyle w:val="a6"/>
            <w:noProof/>
            <w:sz w:val="24"/>
          </w:rPr>
          <w:t xml:space="preserve">1.2 </w:t>
        </w:r>
        <w:r w:rsidR="003E61FA" w:rsidRPr="003E61FA">
          <w:rPr>
            <w:rStyle w:val="a6"/>
            <w:noProof/>
            <w:sz w:val="24"/>
          </w:rPr>
          <w:t>任务与分析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_Toc43456413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</w:t>
        </w:r>
        <w:r w:rsidR="003E61FA" w:rsidRPr="003E61FA">
          <w:rPr>
            <w:noProof/>
            <w:webHidden/>
          </w:rPr>
          <w:fldChar w:fldCharType="end"/>
        </w:r>
      </w:hyperlink>
    </w:p>
    <w:p w14:paraId="3CCDC639" w14:textId="3B962A91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14" w:history="1">
        <w:r w:rsidR="003E61FA" w:rsidRPr="003E61FA">
          <w:rPr>
            <w:rStyle w:val="a6"/>
            <w:noProof/>
            <w:sz w:val="24"/>
          </w:rPr>
          <w:t>2.</w:t>
        </w:r>
        <w:r w:rsidR="003E61FA" w:rsidRPr="003E61FA">
          <w:rPr>
            <w:rStyle w:val="a6"/>
            <w:noProof/>
            <w:sz w:val="24"/>
          </w:rPr>
          <w:t>系统总体设计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_Toc43456414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2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3D3A5EFC" w14:textId="10F6A124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15" w:history="1">
        <w:r w:rsidR="003E61FA" w:rsidRPr="003E61FA">
          <w:rPr>
            <w:rStyle w:val="a6"/>
            <w:noProof/>
            <w:sz w:val="24"/>
          </w:rPr>
          <w:t xml:space="preserve">2.1 </w:t>
        </w:r>
        <w:r w:rsidR="003E61FA" w:rsidRPr="003E61FA">
          <w:rPr>
            <w:rStyle w:val="a6"/>
            <w:noProof/>
            <w:sz w:val="24"/>
          </w:rPr>
          <w:t>开发工具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_Toc43456415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</w:t>
        </w:r>
        <w:r w:rsidR="003E61FA" w:rsidRPr="003E61FA">
          <w:rPr>
            <w:noProof/>
            <w:webHidden/>
          </w:rPr>
          <w:fldChar w:fldCharType="end"/>
        </w:r>
      </w:hyperlink>
    </w:p>
    <w:p w14:paraId="035AC111" w14:textId="287AFB18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16" w:history="1">
        <w:r w:rsidR="003E61FA" w:rsidRPr="003E61FA">
          <w:rPr>
            <w:rStyle w:val="a6"/>
            <w:noProof/>
            <w:sz w:val="24"/>
          </w:rPr>
          <w:t xml:space="preserve">2.2 </w:t>
        </w:r>
        <w:r w:rsidR="003E61FA" w:rsidRPr="003E61FA">
          <w:rPr>
            <w:rStyle w:val="a6"/>
            <w:noProof/>
            <w:sz w:val="24"/>
          </w:rPr>
          <w:t>系统框图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_Toc43456416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</w:t>
        </w:r>
        <w:r w:rsidR="003E61FA" w:rsidRPr="003E61FA">
          <w:rPr>
            <w:noProof/>
            <w:webHidden/>
          </w:rPr>
          <w:fldChar w:fldCharType="end"/>
        </w:r>
      </w:hyperlink>
    </w:p>
    <w:p w14:paraId="4BAD62A5" w14:textId="34B8983E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17" w:history="1">
        <w:r w:rsidR="003E61FA" w:rsidRPr="003E61FA">
          <w:rPr>
            <w:rStyle w:val="a6"/>
            <w:noProof/>
            <w:sz w:val="24"/>
          </w:rPr>
          <w:t xml:space="preserve">2.3 </w:t>
        </w:r>
        <w:r w:rsidR="003E61FA" w:rsidRPr="003E61FA">
          <w:rPr>
            <w:rStyle w:val="a6"/>
            <w:noProof/>
            <w:sz w:val="24"/>
          </w:rPr>
          <w:t>模块功能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_Toc43456417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4</w:t>
        </w:r>
        <w:r w:rsidR="003E61FA" w:rsidRPr="003E61FA">
          <w:rPr>
            <w:noProof/>
            <w:webHidden/>
          </w:rPr>
          <w:fldChar w:fldCharType="end"/>
        </w:r>
      </w:hyperlink>
    </w:p>
    <w:p w14:paraId="55AE39FE" w14:textId="4DD3ADEB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18" w:history="1">
        <w:r w:rsidR="003E61FA" w:rsidRPr="003E61FA">
          <w:rPr>
            <w:rStyle w:val="a6"/>
            <w:rFonts w:cs="Arial"/>
            <w:noProof/>
            <w:sz w:val="24"/>
          </w:rPr>
          <w:t xml:space="preserve">2.3.1 </w:t>
        </w:r>
        <w:r w:rsidR="003E61FA" w:rsidRPr="003E61FA">
          <w:rPr>
            <w:rStyle w:val="a6"/>
            <w:noProof/>
            <w:sz w:val="24"/>
          </w:rPr>
          <w:t>登录功能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_Toc43456418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17F3AE40" w14:textId="12B50E86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19" w:history="1">
        <w:r w:rsidR="003E61FA" w:rsidRPr="003E61FA">
          <w:rPr>
            <w:rStyle w:val="a6"/>
            <w:rFonts w:cs="Arial"/>
            <w:noProof/>
            <w:sz w:val="24"/>
          </w:rPr>
          <w:t xml:space="preserve">2.3.2 </w:t>
        </w:r>
        <w:r w:rsidR="003E61FA" w:rsidRPr="003E61FA">
          <w:rPr>
            <w:rStyle w:val="a6"/>
            <w:rFonts w:cs="Arial"/>
            <w:noProof/>
            <w:sz w:val="24"/>
          </w:rPr>
          <w:t>新增学生信息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_Toc43456419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7A709314" w14:textId="25092996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20" w:history="1">
        <w:r w:rsidR="003E61FA" w:rsidRPr="003E61FA">
          <w:rPr>
            <w:rStyle w:val="a6"/>
            <w:rFonts w:cs="Arial"/>
            <w:noProof/>
            <w:sz w:val="24"/>
          </w:rPr>
          <w:t xml:space="preserve">2.3.3 </w:t>
        </w:r>
        <w:r w:rsidR="003E61FA" w:rsidRPr="003E61FA">
          <w:rPr>
            <w:rStyle w:val="a6"/>
            <w:rFonts w:cs="Arial"/>
            <w:noProof/>
            <w:sz w:val="24"/>
          </w:rPr>
          <w:t>删除学生信息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_Toc43456420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5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4BC7718F" w14:textId="2372E856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21" w:history="1">
        <w:r w:rsidR="003E61FA" w:rsidRPr="003E61FA">
          <w:rPr>
            <w:rStyle w:val="a6"/>
            <w:rFonts w:cs="Arial"/>
            <w:noProof/>
            <w:sz w:val="24"/>
          </w:rPr>
          <w:t>2.3.4</w:t>
        </w:r>
        <w:r w:rsidR="003E61FA" w:rsidRPr="003E61FA">
          <w:rPr>
            <w:rStyle w:val="a6"/>
            <w:noProof/>
            <w:sz w:val="24"/>
          </w:rPr>
          <w:t>修改学生信息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_Toc43456421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5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3D5C4833" w14:textId="07C40AA2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22" w:history="1">
        <w:r w:rsidR="003E61FA" w:rsidRPr="003E61FA">
          <w:rPr>
            <w:rStyle w:val="a6"/>
            <w:rFonts w:cs="Arial"/>
            <w:noProof/>
            <w:sz w:val="24"/>
          </w:rPr>
          <w:t xml:space="preserve">2.3.5 </w:t>
        </w:r>
        <w:r w:rsidR="003E61FA" w:rsidRPr="003E61FA">
          <w:rPr>
            <w:rStyle w:val="a6"/>
            <w:noProof/>
            <w:sz w:val="24"/>
          </w:rPr>
          <w:t>查询学生信息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_Toc43456422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6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184AB0C9" w14:textId="3E7F195C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23" w:history="1">
        <w:r w:rsidR="003E61FA" w:rsidRPr="003E61FA">
          <w:rPr>
            <w:rStyle w:val="a6"/>
            <w:noProof/>
            <w:sz w:val="24"/>
          </w:rPr>
          <w:t xml:space="preserve">3 </w:t>
        </w:r>
        <w:r w:rsidR="003E61FA" w:rsidRPr="003E61FA">
          <w:rPr>
            <w:rStyle w:val="a6"/>
            <w:noProof/>
            <w:sz w:val="24"/>
          </w:rPr>
          <w:t>交互界面设计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_Toc43456423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6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046CC3D9" w14:textId="77D96121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4" w:history="1">
        <w:r w:rsidR="003E61FA" w:rsidRPr="003E61FA">
          <w:rPr>
            <w:rStyle w:val="a6"/>
            <w:noProof/>
            <w:sz w:val="24"/>
          </w:rPr>
          <w:t xml:space="preserve">3.1 </w:t>
        </w:r>
        <w:r w:rsidR="003E61FA" w:rsidRPr="003E61FA">
          <w:rPr>
            <w:rStyle w:val="a6"/>
            <w:noProof/>
            <w:sz w:val="24"/>
          </w:rPr>
          <w:t>控件介绍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_Toc43456424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6</w:t>
        </w:r>
        <w:r w:rsidR="003E61FA" w:rsidRPr="003E61FA">
          <w:rPr>
            <w:noProof/>
            <w:webHidden/>
          </w:rPr>
          <w:fldChar w:fldCharType="end"/>
        </w:r>
      </w:hyperlink>
    </w:p>
    <w:p w14:paraId="5BA2117B" w14:textId="0BCFEA97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5" w:history="1">
        <w:r w:rsidR="003E61FA" w:rsidRPr="003E61FA">
          <w:rPr>
            <w:rStyle w:val="a6"/>
            <w:noProof/>
            <w:sz w:val="24"/>
          </w:rPr>
          <w:t>3.2 Form</w:t>
        </w:r>
        <w:r w:rsidR="003E61FA" w:rsidRPr="003E61FA">
          <w:rPr>
            <w:rStyle w:val="a6"/>
            <w:noProof/>
            <w:sz w:val="24"/>
          </w:rPr>
          <w:t>表单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_Toc43456425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8</w:t>
        </w:r>
        <w:r w:rsidR="003E61FA" w:rsidRPr="003E61FA">
          <w:rPr>
            <w:noProof/>
            <w:webHidden/>
          </w:rPr>
          <w:fldChar w:fldCharType="end"/>
        </w:r>
      </w:hyperlink>
    </w:p>
    <w:p w14:paraId="7385779E" w14:textId="13C65144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6" w:history="1">
        <w:r w:rsidR="003E61FA" w:rsidRPr="003E61FA">
          <w:rPr>
            <w:rStyle w:val="a6"/>
            <w:noProof/>
            <w:sz w:val="24"/>
          </w:rPr>
          <w:t>3.3 Button</w:t>
        </w:r>
        <w:r w:rsidR="003E61FA" w:rsidRPr="003E61FA">
          <w:rPr>
            <w:rStyle w:val="a6"/>
            <w:noProof/>
            <w:sz w:val="24"/>
          </w:rPr>
          <w:t>按钮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_Toc43456426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9</w:t>
        </w:r>
        <w:r w:rsidR="003E61FA" w:rsidRPr="003E61FA">
          <w:rPr>
            <w:noProof/>
            <w:webHidden/>
          </w:rPr>
          <w:fldChar w:fldCharType="end"/>
        </w:r>
      </w:hyperlink>
    </w:p>
    <w:p w14:paraId="624AE3BB" w14:textId="39996E0B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7" w:history="1">
        <w:r w:rsidR="003E61FA" w:rsidRPr="003E61FA">
          <w:rPr>
            <w:rStyle w:val="a6"/>
            <w:noProof/>
            <w:sz w:val="24"/>
          </w:rPr>
          <w:t>3.4 Table</w:t>
        </w:r>
        <w:r w:rsidR="003E61FA" w:rsidRPr="003E61FA">
          <w:rPr>
            <w:rStyle w:val="a6"/>
            <w:noProof/>
            <w:sz w:val="24"/>
          </w:rPr>
          <w:t>表格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_Toc43456427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9</w:t>
        </w:r>
        <w:r w:rsidR="003E61FA" w:rsidRPr="003E61FA">
          <w:rPr>
            <w:noProof/>
            <w:webHidden/>
          </w:rPr>
          <w:fldChar w:fldCharType="end"/>
        </w:r>
      </w:hyperlink>
    </w:p>
    <w:p w14:paraId="6E0F562C" w14:textId="297C72F5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8" w:history="1">
        <w:r w:rsidR="003E61FA" w:rsidRPr="003E61FA">
          <w:rPr>
            <w:rStyle w:val="a6"/>
            <w:noProof/>
            <w:sz w:val="24"/>
          </w:rPr>
          <w:t>3.5 Radio</w:t>
        </w:r>
        <w:r w:rsidR="003E61FA" w:rsidRPr="003E61FA">
          <w:rPr>
            <w:rStyle w:val="a6"/>
            <w:noProof/>
            <w:sz w:val="24"/>
          </w:rPr>
          <w:t>单选框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_Toc43456428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10</w:t>
        </w:r>
        <w:r w:rsidR="003E61FA" w:rsidRPr="003E61FA">
          <w:rPr>
            <w:noProof/>
            <w:webHidden/>
          </w:rPr>
          <w:fldChar w:fldCharType="end"/>
        </w:r>
      </w:hyperlink>
    </w:p>
    <w:p w14:paraId="5D69BCA2" w14:textId="557A0427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29" w:history="1">
        <w:r w:rsidR="003E61FA" w:rsidRPr="003E61FA">
          <w:rPr>
            <w:rStyle w:val="a6"/>
            <w:noProof/>
            <w:sz w:val="24"/>
          </w:rPr>
          <w:t xml:space="preserve">3.6 </w:t>
        </w:r>
        <w:r w:rsidR="003E61FA" w:rsidRPr="003E61FA">
          <w:rPr>
            <w:rStyle w:val="a6"/>
            <w:noProof/>
            <w:sz w:val="24"/>
          </w:rPr>
          <w:t>导航选项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_Toc43456429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11</w:t>
        </w:r>
        <w:r w:rsidR="003E61FA" w:rsidRPr="003E61FA">
          <w:rPr>
            <w:noProof/>
            <w:webHidden/>
          </w:rPr>
          <w:fldChar w:fldCharType="end"/>
        </w:r>
      </w:hyperlink>
    </w:p>
    <w:p w14:paraId="3C768D5C" w14:textId="66667C7D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30" w:history="1">
        <w:r w:rsidR="003E61FA" w:rsidRPr="003E61FA">
          <w:rPr>
            <w:rStyle w:val="a6"/>
            <w:noProof/>
            <w:sz w:val="24"/>
          </w:rPr>
          <w:t xml:space="preserve">4 </w:t>
        </w:r>
        <w:r w:rsidR="003E61FA" w:rsidRPr="003E61FA">
          <w:rPr>
            <w:rStyle w:val="a6"/>
            <w:noProof/>
            <w:sz w:val="24"/>
          </w:rPr>
          <w:t>功能详细设计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_Toc43456430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12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2B19DB97" w14:textId="3E261294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1" w:history="1">
        <w:r w:rsidR="003E61FA" w:rsidRPr="003E61FA">
          <w:rPr>
            <w:rStyle w:val="a6"/>
            <w:noProof/>
            <w:sz w:val="24"/>
          </w:rPr>
          <w:t xml:space="preserve">4.1 </w:t>
        </w:r>
        <w:r w:rsidR="003E61FA" w:rsidRPr="003E61FA">
          <w:rPr>
            <w:rStyle w:val="a6"/>
            <w:noProof/>
            <w:sz w:val="24"/>
          </w:rPr>
          <w:t>数据库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_Toc43456431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13</w:t>
        </w:r>
        <w:r w:rsidR="003E61FA" w:rsidRPr="003E61FA">
          <w:rPr>
            <w:noProof/>
            <w:webHidden/>
          </w:rPr>
          <w:fldChar w:fldCharType="end"/>
        </w:r>
      </w:hyperlink>
    </w:p>
    <w:p w14:paraId="1A09E92E" w14:textId="010CC25A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32" w:history="1">
        <w:r w:rsidR="003E61FA" w:rsidRPr="003E61FA">
          <w:rPr>
            <w:rStyle w:val="a6"/>
            <w:noProof/>
            <w:sz w:val="24"/>
          </w:rPr>
          <w:t xml:space="preserve">4.1.1 </w:t>
        </w:r>
        <w:r w:rsidR="003E61FA" w:rsidRPr="003E61FA">
          <w:rPr>
            <w:rStyle w:val="a6"/>
            <w:noProof/>
            <w:sz w:val="24"/>
          </w:rPr>
          <w:t>数据库名称及描述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_Toc43456432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13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09433B78" w14:textId="540BFF1D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33" w:history="1">
        <w:r w:rsidR="003E61FA" w:rsidRPr="003E61FA">
          <w:rPr>
            <w:rStyle w:val="a6"/>
            <w:noProof/>
            <w:sz w:val="24"/>
          </w:rPr>
          <w:t xml:space="preserve">4.1.2 </w:t>
        </w:r>
        <w:r w:rsidR="003E61FA" w:rsidRPr="003E61FA">
          <w:rPr>
            <w:rStyle w:val="a6"/>
            <w:noProof/>
            <w:sz w:val="24"/>
          </w:rPr>
          <w:t>数据库</w:t>
        </w:r>
        <w:r w:rsidR="003E61FA" w:rsidRPr="003E61FA">
          <w:rPr>
            <w:rStyle w:val="a6"/>
            <w:noProof/>
            <w:sz w:val="24"/>
          </w:rPr>
          <w:t>ER</w:t>
        </w:r>
        <w:r w:rsidR="003E61FA" w:rsidRPr="003E61FA">
          <w:rPr>
            <w:rStyle w:val="a6"/>
            <w:noProof/>
            <w:sz w:val="24"/>
          </w:rPr>
          <w:t>图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_Toc43456433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14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734D0F15" w14:textId="16B11E58" w:rsidR="003E61FA" w:rsidRPr="003E61FA" w:rsidRDefault="00CB2FDB" w:rsidP="00B81FEA">
      <w:pPr>
        <w:pStyle w:val="TOC3"/>
        <w:tabs>
          <w:tab w:val="right" w:leader="dot" w:pos="9061"/>
        </w:tabs>
        <w:spacing w:line="360" w:lineRule="auto"/>
        <w:ind w:leftChars="0" w:left="420"/>
        <w:rPr>
          <w:rFonts w:cstheme="minorBidi"/>
          <w:noProof/>
          <w:sz w:val="24"/>
          <w:szCs w:val="22"/>
        </w:rPr>
      </w:pPr>
      <w:hyperlink w:anchor="_Toc43456434" w:history="1">
        <w:r w:rsidR="003E61FA" w:rsidRPr="003E61FA">
          <w:rPr>
            <w:rStyle w:val="a6"/>
            <w:rFonts w:cs="宋体"/>
            <w:noProof/>
            <w:kern w:val="0"/>
            <w:sz w:val="24"/>
          </w:rPr>
          <w:t xml:space="preserve">4.1.3 </w:t>
        </w:r>
        <w:r w:rsidR="003E61FA" w:rsidRPr="003E61FA">
          <w:rPr>
            <w:rStyle w:val="a6"/>
            <w:rFonts w:cs="宋体"/>
            <w:noProof/>
            <w:kern w:val="0"/>
            <w:sz w:val="24"/>
          </w:rPr>
          <w:t>数据库表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_Toc43456434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14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6E488413" w14:textId="4322D86E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5" w:history="1">
        <w:r w:rsidR="003E61FA" w:rsidRPr="003E61FA">
          <w:rPr>
            <w:rStyle w:val="a6"/>
            <w:noProof/>
            <w:sz w:val="24"/>
          </w:rPr>
          <w:t xml:space="preserve">4.2 </w:t>
        </w:r>
        <w:r w:rsidR="003E61FA" w:rsidRPr="003E61FA">
          <w:rPr>
            <w:rStyle w:val="a6"/>
            <w:noProof/>
            <w:sz w:val="24"/>
          </w:rPr>
          <w:t>数据库连接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_Toc43456435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16</w:t>
        </w:r>
        <w:r w:rsidR="003E61FA" w:rsidRPr="003E61FA">
          <w:rPr>
            <w:noProof/>
            <w:webHidden/>
          </w:rPr>
          <w:fldChar w:fldCharType="end"/>
        </w:r>
      </w:hyperlink>
    </w:p>
    <w:p w14:paraId="6EFFB905" w14:textId="6550D9A5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6" w:history="1">
        <w:r w:rsidR="003E61FA" w:rsidRPr="003E61FA">
          <w:rPr>
            <w:rStyle w:val="a6"/>
            <w:noProof/>
            <w:sz w:val="24"/>
          </w:rPr>
          <w:t xml:space="preserve">4.3 </w:t>
        </w:r>
        <w:r w:rsidR="003E61FA" w:rsidRPr="003E61FA">
          <w:rPr>
            <w:rStyle w:val="a6"/>
            <w:noProof/>
            <w:sz w:val="24"/>
          </w:rPr>
          <w:t>用户的登录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_Toc43456436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19</w:t>
        </w:r>
        <w:r w:rsidR="003E61FA" w:rsidRPr="003E61FA">
          <w:rPr>
            <w:noProof/>
            <w:webHidden/>
          </w:rPr>
          <w:fldChar w:fldCharType="end"/>
        </w:r>
      </w:hyperlink>
    </w:p>
    <w:p w14:paraId="6369F936" w14:textId="333AE553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7" w:history="1">
        <w:r w:rsidR="003E61FA" w:rsidRPr="003E61FA">
          <w:rPr>
            <w:rStyle w:val="a6"/>
            <w:noProof/>
            <w:sz w:val="24"/>
          </w:rPr>
          <w:t xml:space="preserve">4.4 </w:t>
        </w:r>
        <w:r w:rsidR="003E61FA" w:rsidRPr="003E61FA">
          <w:rPr>
            <w:rStyle w:val="a6"/>
            <w:noProof/>
            <w:sz w:val="24"/>
          </w:rPr>
          <w:t>学生信息的增加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_Toc43456437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23</w:t>
        </w:r>
        <w:r w:rsidR="003E61FA" w:rsidRPr="003E61FA">
          <w:rPr>
            <w:noProof/>
            <w:webHidden/>
          </w:rPr>
          <w:fldChar w:fldCharType="end"/>
        </w:r>
      </w:hyperlink>
    </w:p>
    <w:p w14:paraId="738A8B51" w14:textId="41428E12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8" w:history="1">
        <w:r w:rsidR="003E61FA" w:rsidRPr="003E61FA">
          <w:rPr>
            <w:rStyle w:val="a6"/>
            <w:noProof/>
            <w:sz w:val="24"/>
          </w:rPr>
          <w:t xml:space="preserve">4.5 </w:t>
        </w:r>
        <w:r w:rsidR="003E61FA" w:rsidRPr="003E61FA">
          <w:rPr>
            <w:rStyle w:val="a6"/>
            <w:noProof/>
            <w:sz w:val="24"/>
          </w:rPr>
          <w:t>学生信息的修改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_Toc43456438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24</w:t>
        </w:r>
        <w:r w:rsidR="003E61FA" w:rsidRPr="003E61FA">
          <w:rPr>
            <w:noProof/>
            <w:webHidden/>
          </w:rPr>
          <w:fldChar w:fldCharType="end"/>
        </w:r>
      </w:hyperlink>
    </w:p>
    <w:p w14:paraId="250FA88D" w14:textId="0ED4C99B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39" w:history="1">
        <w:r w:rsidR="003E61FA" w:rsidRPr="003E61FA">
          <w:rPr>
            <w:rStyle w:val="a6"/>
            <w:noProof/>
            <w:sz w:val="24"/>
          </w:rPr>
          <w:t xml:space="preserve">4.6 </w:t>
        </w:r>
        <w:r w:rsidR="003E61FA" w:rsidRPr="003E61FA">
          <w:rPr>
            <w:rStyle w:val="a6"/>
            <w:noProof/>
            <w:sz w:val="24"/>
          </w:rPr>
          <w:t>学生信息的删除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_Toc43456439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26</w:t>
        </w:r>
        <w:r w:rsidR="003E61FA" w:rsidRPr="003E61FA">
          <w:rPr>
            <w:noProof/>
            <w:webHidden/>
          </w:rPr>
          <w:fldChar w:fldCharType="end"/>
        </w:r>
      </w:hyperlink>
    </w:p>
    <w:p w14:paraId="64C1E217" w14:textId="01DF8F0E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40" w:history="1">
        <w:r w:rsidR="003E61FA" w:rsidRPr="003E61FA">
          <w:rPr>
            <w:rStyle w:val="a6"/>
            <w:noProof/>
            <w:sz w:val="24"/>
          </w:rPr>
          <w:t xml:space="preserve">4.7 </w:t>
        </w:r>
        <w:r w:rsidR="003E61FA" w:rsidRPr="003E61FA">
          <w:rPr>
            <w:rStyle w:val="a6"/>
            <w:noProof/>
            <w:sz w:val="24"/>
          </w:rPr>
          <w:t>学生信息的查询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_Toc43456440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28</w:t>
        </w:r>
        <w:r w:rsidR="003E61FA" w:rsidRPr="003E61FA">
          <w:rPr>
            <w:noProof/>
            <w:webHidden/>
          </w:rPr>
          <w:fldChar w:fldCharType="end"/>
        </w:r>
      </w:hyperlink>
    </w:p>
    <w:p w14:paraId="7D0B8762" w14:textId="59BC33C7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41" w:history="1">
        <w:r w:rsidR="003E61FA" w:rsidRPr="003E61FA">
          <w:rPr>
            <w:rStyle w:val="a6"/>
            <w:rFonts w:cs="Arial"/>
            <w:noProof/>
            <w:sz w:val="24"/>
          </w:rPr>
          <w:t>4.8</w:t>
        </w:r>
        <w:r w:rsidR="003E61FA" w:rsidRPr="003E61FA">
          <w:rPr>
            <w:rStyle w:val="a6"/>
            <w:noProof/>
            <w:sz w:val="24"/>
          </w:rPr>
          <w:t xml:space="preserve"> </w:t>
        </w:r>
        <w:r w:rsidR="003E61FA" w:rsidRPr="003E61FA">
          <w:rPr>
            <w:rStyle w:val="a6"/>
            <w:noProof/>
            <w:sz w:val="24"/>
          </w:rPr>
          <w:t>学生信息的导出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_Toc43456441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32</w:t>
        </w:r>
        <w:r w:rsidR="003E61FA" w:rsidRPr="003E61FA">
          <w:rPr>
            <w:noProof/>
            <w:webHidden/>
          </w:rPr>
          <w:fldChar w:fldCharType="end"/>
        </w:r>
      </w:hyperlink>
    </w:p>
    <w:p w14:paraId="3E55C48C" w14:textId="425D32D6" w:rsidR="003E61FA" w:rsidRPr="003E61FA" w:rsidRDefault="00CB2FDB" w:rsidP="00B81FEA">
      <w:pPr>
        <w:pStyle w:val="TOC2"/>
        <w:rPr>
          <w:rFonts w:cstheme="minorBidi"/>
          <w:noProof/>
          <w:szCs w:val="22"/>
        </w:rPr>
      </w:pPr>
      <w:hyperlink w:anchor="_Toc43456442" w:history="1">
        <w:r w:rsidR="003E61FA" w:rsidRPr="003E61FA">
          <w:rPr>
            <w:rStyle w:val="a6"/>
            <w:rFonts w:cs="Arial"/>
            <w:noProof/>
            <w:sz w:val="24"/>
          </w:rPr>
          <w:t>4.9</w:t>
        </w:r>
        <w:r w:rsidR="003E61FA" w:rsidRPr="003E61FA">
          <w:rPr>
            <w:rStyle w:val="a6"/>
            <w:noProof/>
            <w:sz w:val="24"/>
          </w:rPr>
          <w:t xml:space="preserve"> </w:t>
        </w:r>
        <w:r w:rsidR="003E61FA" w:rsidRPr="003E61FA">
          <w:rPr>
            <w:rStyle w:val="a6"/>
            <w:noProof/>
            <w:sz w:val="24"/>
          </w:rPr>
          <w:t>软件使用说明</w:t>
        </w:r>
        <w:r w:rsidR="003E61FA" w:rsidRPr="003E61FA">
          <w:rPr>
            <w:noProof/>
            <w:webHidden/>
          </w:rPr>
          <w:tab/>
        </w:r>
        <w:r w:rsidR="003E61FA" w:rsidRPr="003E61FA">
          <w:rPr>
            <w:noProof/>
            <w:webHidden/>
          </w:rPr>
          <w:fldChar w:fldCharType="begin"/>
        </w:r>
        <w:r w:rsidR="003E61FA" w:rsidRPr="003E61FA">
          <w:rPr>
            <w:noProof/>
            <w:webHidden/>
          </w:rPr>
          <w:instrText xml:space="preserve"> PAGEREF _Toc43456442 \h </w:instrText>
        </w:r>
        <w:r w:rsidR="003E61FA" w:rsidRPr="003E61FA">
          <w:rPr>
            <w:noProof/>
            <w:webHidden/>
          </w:rPr>
        </w:r>
        <w:r w:rsidR="003E61FA" w:rsidRPr="003E61FA">
          <w:rPr>
            <w:noProof/>
            <w:webHidden/>
          </w:rPr>
          <w:fldChar w:fldCharType="separate"/>
        </w:r>
        <w:r w:rsidR="003E61FA">
          <w:rPr>
            <w:noProof/>
            <w:webHidden/>
          </w:rPr>
          <w:t>34</w:t>
        </w:r>
        <w:r w:rsidR="003E61FA" w:rsidRPr="003E61FA">
          <w:rPr>
            <w:noProof/>
            <w:webHidden/>
          </w:rPr>
          <w:fldChar w:fldCharType="end"/>
        </w:r>
      </w:hyperlink>
    </w:p>
    <w:p w14:paraId="7B61F1C4" w14:textId="5981686D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43" w:history="1">
        <w:r w:rsidR="003E61FA" w:rsidRPr="003E61FA">
          <w:rPr>
            <w:rStyle w:val="a6"/>
            <w:noProof/>
            <w:sz w:val="24"/>
          </w:rPr>
          <w:t xml:space="preserve">5 </w:t>
        </w:r>
        <w:r w:rsidR="003E61FA" w:rsidRPr="003E61FA">
          <w:rPr>
            <w:rStyle w:val="a6"/>
            <w:noProof/>
            <w:sz w:val="24"/>
          </w:rPr>
          <w:t>系统功能测试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_Toc43456443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42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7784F445" w14:textId="319B9ACB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44" w:history="1">
        <w:r w:rsidR="003E61FA" w:rsidRPr="003E61FA">
          <w:rPr>
            <w:rStyle w:val="a6"/>
            <w:noProof/>
            <w:sz w:val="24"/>
          </w:rPr>
          <w:t>结</w:t>
        </w:r>
        <w:r w:rsidR="003E61FA" w:rsidRPr="003E61FA">
          <w:rPr>
            <w:rStyle w:val="a6"/>
            <w:noProof/>
            <w:sz w:val="24"/>
          </w:rPr>
          <w:t xml:space="preserve"> </w:t>
        </w:r>
        <w:r w:rsidR="003E61FA" w:rsidRPr="003E61FA">
          <w:rPr>
            <w:rStyle w:val="a6"/>
            <w:noProof/>
            <w:sz w:val="24"/>
          </w:rPr>
          <w:t>论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_Toc43456444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44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429BF5E0" w14:textId="1D176846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45" w:history="1">
        <w:r w:rsidR="003E61FA" w:rsidRPr="003E61FA">
          <w:rPr>
            <w:rStyle w:val="a6"/>
            <w:noProof/>
            <w:sz w:val="24"/>
          </w:rPr>
          <w:t>致</w:t>
        </w:r>
        <w:r w:rsidR="003E61FA" w:rsidRPr="003E61FA">
          <w:rPr>
            <w:rStyle w:val="a6"/>
            <w:noProof/>
            <w:sz w:val="24"/>
          </w:rPr>
          <w:t xml:space="preserve"> </w:t>
        </w:r>
        <w:r w:rsidR="003E61FA" w:rsidRPr="003E61FA">
          <w:rPr>
            <w:rStyle w:val="a6"/>
            <w:noProof/>
            <w:sz w:val="24"/>
          </w:rPr>
          <w:t>谢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_Toc43456445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45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7434611F" w14:textId="1DB34DA0" w:rsidR="003E61FA" w:rsidRPr="003E61FA" w:rsidRDefault="00CB2FDB" w:rsidP="00B81FEA">
      <w:pPr>
        <w:pStyle w:val="TOC1"/>
        <w:ind w:leftChars="0" w:left="0"/>
        <w:rPr>
          <w:rFonts w:cstheme="minorBidi"/>
          <w:noProof/>
          <w:sz w:val="24"/>
          <w:szCs w:val="22"/>
        </w:rPr>
      </w:pPr>
      <w:hyperlink w:anchor="_Toc43456446" w:history="1">
        <w:r w:rsidR="003E61FA" w:rsidRPr="003E61FA">
          <w:rPr>
            <w:rStyle w:val="a6"/>
            <w:noProof/>
            <w:sz w:val="24"/>
          </w:rPr>
          <w:t>参考文献</w:t>
        </w:r>
        <w:r w:rsidR="003E61FA" w:rsidRPr="003E61FA">
          <w:rPr>
            <w:noProof/>
            <w:webHidden/>
            <w:sz w:val="24"/>
          </w:rPr>
          <w:tab/>
        </w:r>
        <w:r w:rsidR="003E61FA" w:rsidRPr="003E61FA">
          <w:rPr>
            <w:noProof/>
            <w:webHidden/>
            <w:sz w:val="24"/>
          </w:rPr>
          <w:fldChar w:fldCharType="begin"/>
        </w:r>
        <w:r w:rsidR="003E61FA" w:rsidRPr="003E61FA">
          <w:rPr>
            <w:noProof/>
            <w:webHidden/>
            <w:sz w:val="24"/>
          </w:rPr>
          <w:instrText xml:space="preserve"> PAGEREF _Toc43456446 \h </w:instrText>
        </w:r>
        <w:r w:rsidR="003E61FA" w:rsidRPr="003E61FA">
          <w:rPr>
            <w:noProof/>
            <w:webHidden/>
            <w:sz w:val="24"/>
          </w:rPr>
        </w:r>
        <w:r w:rsidR="003E61FA" w:rsidRPr="003E61FA">
          <w:rPr>
            <w:noProof/>
            <w:webHidden/>
            <w:sz w:val="24"/>
          </w:rPr>
          <w:fldChar w:fldCharType="separate"/>
        </w:r>
        <w:r w:rsidR="003E61FA">
          <w:rPr>
            <w:noProof/>
            <w:webHidden/>
            <w:sz w:val="24"/>
          </w:rPr>
          <w:t>46</w:t>
        </w:r>
        <w:r w:rsidR="003E61FA" w:rsidRPr="003E61FA">
          <w:rPr>
            <w:noProof/>
            <w:webHidden/>
            <w:sz w:val="24"/>
          </w:rPr>
          <w:fldChar w:fldCharType="end"/>
        </w:r>
      </w:hyperlink>
    </w:p>
    <w:p w14:paraId="260E0E6C" w14:textId="187EDECC" w:rsidR="007D32B0" w:rsidRPr="00843816" w:rsidRDefault="00F44B83" w:rsidP="00843816">
      <w:pPr>
        <w:spacing w:line="360" w:lineRule="auto"/>
        <w:rPr>
          <w:rFonts w:ascii="宋体" w:hAnsi="宋体"/>
          <w:bCs/>
          <w:caps/>
          <w:sz w:val="24"/>
        </w:rPr>
      </w:pPr>
      <w:r w:rsidRPr="00843816">
        <w:rPr>
          <w:sz w:val="24"/>
        </w:rPr>
        <w:fldChar w:fldCharType="end"/>
      </w:r>
      <w:commentRangeStart w:id="8"/>
      <w:commentRangeEnd w:id="8"/>
      <w:r w:rsidR="00115AA0" w:rsidRPr="00843816">
        <w:rPr>
          <w:rStyle w:val="aa"/>
          <w:sz w:val="24"/>
        </w:rPr>
        <w:commentReference w:id="8"/>
      </w:r>
    </w:p>
    <w:p w14:paraId="044C09DF" w14:textId="77777777" w:rsidR="007D32B0" w:rsidRDefault="007D32B0" w:rsidP="007D32B0">
      <w:pPr>
        <w:spacing w:line="360" w:lineRule="auto"/>
        <w:jc w:val="center"/>
        <w:rPr>
          <w:rFonts w:ascii="宋体" w:hAnsi="宋体"/>
          <w:bCs/>
          <w:caps/>
          <w:sz w:val="24"/>
        </w:rPr>
      </w:pPr>
      <w:r>
        <w:rPr>
          <w:rFonts w:ascii="宋体" w:hAnsi="宋体"/>
          <w:bCs/>
          <w:caps/>
          <w:sz w:val="24"/>
        </w:rPr>
        <w:br w:type="page"/>
      </w:r>
    </w:p>
    <w:p w14:paraId="7423722C" w14:textId="77777777" w:rsidR="002B25A4" w:rsidRDefault="002B25A4" w:rsidP="007D32B0">
      <w:pPr>
        <w:spacing w:line="360" w:lineRule="auto"/>
        <w:jc w:val="center"/>
        <w:rPr>
          <w:rFonts w:eastAsia="楷体_GB2312"/>
          <w:b/>
          <w:bCs/>
          <w:sz w:val="30"/>
          <w:szCs w:val="30"/>
        </w:rPr>
      </w:pPr>
      <w:r>
        <w:rPr>
          <w:rFonts w:eastAsia="楷体_GB2312" w:hint="eastAsia"/>
          <w:b/>
          <w:bCs/>
          <w:sz w:val="30"/>
          <w:szCs w:val="30"/>
        </w:rPr>
        <w:lastRenderedPageBreak/>
        <w:t>摘</w:t>
      </w:r>
      <w:r>
        <w:rPr>
          <w:rFonts w:eastAsia="楷体_GB2312" w:hint="eastAsia"/>
          <w:b/>
          <w:bCs/>
          <w:sz w:val="30"/>
          <w:szCs w:val="30"/>
        </w:rPr>
        <w:t xml:space="preserve">   </w:t>
      </w:r>
      <w:r>
        <w:rPr>
          <w:rFonts w:eastAsia="楷体_GB2312" w:hint="eastAsia"/>
          <w:b/>
          <w:bCs/>
          <w:sz w:val="30"/>
          <w:szCs w:val="30"/>
        </w:rPr>
        <w:t>要</w:t>
      </w:r>
    </w:p>
    <w:p w14:paraId="0EDFEABD" w14:textId="77777777" w:rsidR="002B25A4" w:rsidRDefault="002B25A4" w:rsidP="002B25A4">
      <w:pPr>
        <w:spacing w:line="360" w:lineRule="auto"/>
        <w:ind w:right="567" w:firstLineChars="250" w:firstLine="600"/>
        <w:rPr>
          <w:rFonts w:ascii="楷体_GB2312" w:eastAsia="楷体_GB2312" w:hAnsi="宋体"/>
          <w:sz w:val="24"/>
          <w:szCs w:val="21"/>
        </w:rPr>
      </w:pPr>
    </w:p>
    <w:p w14:paraId="3F3D05BD" w14:textId="77777777" w:rsidR="000431FB" w:rsidRDefault="002B25A4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随着计算机的普及</w:t>
      </w:r>
      <w:r w:rsidR="00940C60">
        <w:rPr>
          <w:rFonts w:ascii="楷体_GB2312" w:eastAsia="楷体_GB2312" w:hAnsi="宋体" w:hint="eastAsia"/>
          <w:sz w:val="24"/>
          <w:szCs w:val="21"/>
        </w:rPr>
        <w:t>，在计算机发展突飞猛进的今天，国内各高校中各类学术管理系统已经不是一个新鲜事物了。对于学校而言，实现办公自动化将大大提高学校管理的工作效率。</w:t>
      </w:r>
    </w:p>
    <w:p w14:paraId="2311FC87" w14:textId="77777777" w:rsidR="000431FB" w:rsidRDefault="000431FB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当今时代是信息时代飞速发展。各个行业都需要进行信息处理，学生信息管理系统是一个学校不可缺少的重要部分，它为用户提供充足的信息和快捷的查询手段。学生信息管理越趋繁琐、复杂，工作业务繁杂，工作量大，传统的学生管理模式已经暴露出种种弊端：难以统一调配和处理，效率极低，缺乏科学性以及合理性。</w:t>
      </w:r>
    </w:p>
    <w:p w14:paraId="04118ADB" w14:textId="77777777" w:rsidR="000431FB" w:rsidRPr="000431FB" w:rsidRDefault="000431FB" w:rsidP="000431FB">
      <w:pPr>
        <w:spacing w:line="360" w:lineRule="auto"/>
        <w:ind w:right="567" w:firstLineChars="450" w:firstLine="1080"/>
        <w:rPr>
          <w:rFonts w:ascii="楷体_GB2312" w:eastAsia="楷体_GB2312" w:hAnsi="宋体"/>
          <w:sz w:val="24"/>
          <w:szCs w:val="21"/>
        </w:rPr>
      </w:pPr>
      <w:r>
        <w:rPr>
          <w:rFonts w:ascii="楷体_GB2312" w:eastAsia="楷体_GB2312" w:hAnsi="宋体" w:hint="eastAsia"/>
          <w:sz w:val="24"/>
          <w:szCs w:val="21"/>
        </w:rPr>
        <w:t>信息的复杂化，计算机的智能化都标志着计算机在信息处理方面将有着无穷的潜力。将庞大的信息进行合理、智能、快捷地联合处理，极大提高用户工作质量和效率。</w:t>
      </w:r>
    </w:p>
    <w:p w14:paraId="3008B5CC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9331C77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18D7D467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AFC3EB9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9FF07BD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37D8B0E8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0F07868E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2EC1B9FF" w14:textId="77777777" w:rsidR="007F0A81" w:rsidRDefault="007F0A81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9093F41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52CC95BA" w14:textId="77777777" w:rsidR="002B25A4" w:rsidRDefault="002B25A4" w:rsidP="002B25A4">
      <w:pPr>
        <w:spacing w:line="360" w:lineRule="auto"/>
        <w:ind w:left="567" w:right="567"/>
        <w:rPr>
          <w:rFonts w:ascii="黑体" w:eastAsia="黑体"/>
          <w:b/>
          <w:bCs/>
          <w:sz w:val="24"/>
        </w:rPr>
      </w:pPr>
    </w:p>
    <w:p w14:paraId="0D98D6BE" w14:textId="77777777" w:rsidR="002B25A4" w:rsidRDefault="002B25A4" w:rsidP="002B25A4">
      <w:pPr>
        <w:spacing w:line="360" w:lineRule="auto"/>
        <w:ind w:left="567" w:right="567"/>
        <w:rPr>
          <w:rFonts w:ascii="楷体_GB2312" w:eastAsia="楷体_GB2312" w:cs="宋体"/>
          <w:kern w:val="0"/>
          <w:sz w:val="24"/>
          <w:lang w:val="zh-CN"/>
        </w:rPr>
      </w:pPr>
      <w:r>
        <w:rPr>
          <w:rFonts w:ascii="黑体" w:eastAsia="黑体" w:hint="eastAsia"/>
          <w:b/>
          <w:bCs/>
          <w:sz w:val="24"/>
        </w:rPr>
        <w:t>关键词：</w:t>
      </w:r>
      <w:r w:rsidR="000431FB">
        <w:rPr>
          <w:rFonts w:ascii="楷体_GB2312" w:eastAsia="楷体_GB2312" w:cs="宋体" w:hint="eastAsia"/>
          <w:kern w:val="0"/>
          <w:sz w:val="24"/>
          <w:lang w:val="zh-CN"/>
        </w:rPr>
        <w:t>信息管理</w:t>
      </w:r>
      <w:r w:rsidR="00192F83">
        <w:rPr>
          <w:rFonts w:ascii="楷体_GB2312" w:eastAsia="楷体_GB2312" w:cs="宋体" w:hint="eastAsia"/>
          <w:kern w:val="0"/>
          <w:sz w:val="24"/>
          <w:lang w:val="zh-CN"/>
        </w:rPr>
        <w:t>；</w:t>
      </w:r>
      <w:r>
        <w:rPr>
          <w:rFonts w:ascii="楷体_GB2312" w:eastAsia="楷体_GB2312" w:cs="宋体" w:hint="eastAsia"/>
          <w:kern w:val="0"/>
          <w:sz w:val="24"/>
          <w:lang w:val="zh-CN"/>
        </w:rPr>
        <w:t>计算机</w:t>
      </w:r>
      <w:r w:rsidR="00192F83">
        <w:rPr>
          <w:rFonts w:ascii="楷体_GB2312" w:eastAsia="楷体_GB2312" w:cs="宋体" w:hint="eastAsia"/>
          <w:kern w:val="0"/>
          <w:sz w:val="24"/>
          <w:lang w:val="zh-CN"/>
        </w:rPr>
        <w:t>；</w:t>
      </w:r>
      <w:r>
        <w:rPr>
          <w:rFonts w:ascii="楷体_GB2312" w:eastAsia="楷体_GB2312" w:cs="宋体" w:hint="eastAsia"/>
          <w:kern w:val="0"/>
          <w:sz w:val="24"/>
          <w:lang w:val="zh-CN"/>
        </w:rPr>
        <w:t>对策</w:t>
      </w:r>
    </w:p>
    <w:p w14:paraId="3B72E627" w14:textId="77777777" w:rsidR="003303C5" w:rsidRPr="000327FD" w:rsidRDefault="003303C5" w:rsidP="000327FD">
      <w:pPr>
        <w:pStyle w:val="a4"/>
        <w:jc w:val="center"/>
        <w:rPr>
          <w:szCs w:val="30"/>
        </w:rPr>
        <w:sectPr w:rsidR="003303C5" w:rsidRPr="000327FD" w:rsidSect="00D86564">
          <w:pgSz w:w="11906" w:h="16838" w:code="9"/>
          <w:pgMar w:top="1418" w:right="1134" w:bottom="1418" w:left="1701" w:header="992" w:footer="992" w:gutter="0"/>
          <w:pgNumType w:fmt="upperRoman" w:start="1"/>
          <w:cols w:space="425"/>
          <w:docGrid w:type="lines" w:linePitch="312"/>
        </w:sectPr>
      </w:pPr>
    </w:p>
    <w:p w14:paraId="41F449AC" w14:textId="77777777" w:rsidR="003303C5" w:rsidRPr="007417BF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9" w:name="_Toc43456411"/>
      <w:bookmarkStart w:id="10" w:name="_Toc169930174"/>
      <w:r w:rsidRPr="007417BF">
        <w:rPr>
          <w:rFonts w:ascii="黑体" w:eastAsia="黑体" w:hint="eastAsia"/>
          <w:b w:val="0"/>
          <w:sz w:val="30"/>
        </w:rPr>
        <w:lastRenderedPageBreak/>
        <w:t xml:space="preserve">1 </w:t>
      </w:r>
      <w:r w:rsidR="006B771C">
        <w:rPr>
          <w:rFonts w:ascii="黑体" w:eastAsia="黑体" w:hint="eastAsia"/>
          <w:b w:val="0"/>
          <w:sz w:val="30"/>
        </w:rPr>
        <w:t>前</w:t>
      </w:r>
      <w:commentRangeStart w:id="11"/>
      <w:commentRangeEnd w:id="11"/>
      <w:r w:rsidR="00693F32" w:rsidRPr="007417BF">
        <w:rPr>
          <w:rStyle w:val="aa"/>
          <w:b w:val="0"/>
          <w:bCs w:val="0"/>
          <w:kern w:val="2"/>
        </w:rPr>
        <w:commentReference w:id="11"/>
      </w:r>
      <w:commentRangeStart w:id="12"/>
      <w:r w:rsidRPr="007417BF">
        <w:rPr>
          <w:rFonts w:ascii="黑体" w:eastAsia="黑体" w:hint="eastAsia"/>
          <w:b w:val="0"/>
          <w:sz w:val="30"/>
        </w:rPr>
        <w:t>言</w:t>
      </w:r>
      <w:commentRangeEnd w:id="12"/>
      <w:r w:rsidR="000327FD" w:rsidRPr="007417BF">
        <w:rPr>
          <w:rStyle w:val="aa"/>
          <w:b w:val="0"/>
          <w:bCs w:val="0"/>
          <w:kern w:val="2"/>
        </w:rPr>
        <w:commentReference w:id="12"/>
      </w:r>
      <w:bookmarkEnd w:id="9"/>
      <w:r w:rsidRPr="007417BF">
        <w:rPr>
          <w:rFonts w:ascii="黑体" w:eastAsia="黑体" w:hint="eastAsia"/>
          <w:b w:val="0"/>
          <w:sz w:val="30"/>
        </w:rPr>
        <w:t xml:space="preserve"> </w:t>
      </w:r>
      <w:bookmarkEnd w:id="10"/>
    </w:p>
    <w:p w14:paraId="53BB2DB7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13" w:name="_Toc169930175"/>
      <w:bookmarkStart w:id="14" w:name="_Toc43456412"/>
      <w:commentRangeStart w:id="15"/>
      <w:r w:rsidRPr="007417BF">
        <w:rPr>
          <w:rFonts w:hint="eastAsia"/>
          <w:b w:val="0"/>
          <w:sz w:val="28"/>
        </w:rPr>
        <w:t xml:space="preserve">1.1 </w:t>
      </w:r>
      <w:r w:rsidRPr="007417BF">
        <w:rPr>
          <w:rFonts w:hint="eastAsia"/>
          <w:b w:val="0"/>
          <w:sz w:val="28"/>
        </w:rPr>
        <w:t>问题</w:t>
      </w:r>
      <w:r w:rsidR="004F40BC" w:rsidRPr="007417BF">
        <w:rPr>
          <w:rFonts w:hint="eastAsia"/>
          <w:b w:val="0"/>
          <w:sz w:val="28"/>
        </w:rPr>
        <w:t>的</w:t>
      </w:r>
      <w:r w:rsidRPr="007417BF">
        <w:rPr>
          <w:rFonts w:hint="eastAsia"/>
          <w:b w:val="0"/>
          <w:sz w:val="28"/>
        </w:rPr>
        <w:t>提出</w:t>
      </w:r>
      <w:commentRangeEnd w:id="15"/>
      <w:r w:rsidR="000327FD" w:rsidRPr="007417BF">
        <w:rPr>
          <w:rStyle w:val="aa"/>
          <w:rFonts w:ascii="Times New Roman" w:eastAsia="宋体" w:hAnsi="Times New Roman"/>
          <w:b w:val="0"/>
          <w:bCs w:val="0"/>
        </w:rPr>
        <w:commentReference w:id="15"/>
      </w:r>
      <w:bookmarkEnd w:id="13"/>
      <w:bookmarkEnd w:id="14"/>
    </w:p>
    <w:p w14:paraId="04417E0B" w14:textId="77777777" w:rsidR="0026748F" w:rsidRDefault="003303C5">
      <w:pPr>
        <w:spacing w:line="400" w:lineRule="exact"/>
        <w:ind w:firstLineChars="200" w:firstLine="480"/>
        <w:rPr>
          <w:rFonts w:ascii="宋体" w:hAnsi="宋体"/>
          <w:sz w:val="24"/>
        </w:rPr>
      </w:pPr>
      <w:commentRangeStart w:id="16"/>
      <w:r>
        <w:rPr>
          <w:rFonts w:ascii="宋体" w:hAnsi="宋体" w:hint="eastAsia"/>
          <w:sz w:val="24"/>
        </w:rPr>
        <w:t>在现代化的</w:t>
      </w:r>
      <w:r w:rsidR="000431FB">
        <w:rPr>
          <w:rFonts w:ascii="宋体" w:hAnsi="宋体" w:hint="eastAsia"/>
          <w:sz w:val="24"/>
        </w:rPr>
        <w:t>信息</w:t>
      </w:r>
      <w:r>
        <w:rPr>
          <w:rFonts w:ascii="宋体" w:hAnsi="宋体" w:hint="eastAsia"/>
          <w:sz w:val="24"/>
        </w:rPr>
        <w:t>管理中，</w:t>
      </w:r>
      <w:r w:rsidR="000431FB">
        <w:rPr>
          <w:rFonts w:ascii="宋体" w:hAnsi="宋体" w:hint="eastAsia"/>
          <w:sz w:val="24"/>
        </w:rPr>
        <w:t>学生</w:t>
      </w:r>
      <w:r>
        <w:rPr>
          <w:rFonts w:ascii="宋体" w:hAnsi="宋体" w:hint="eastAsia"/>
          <w:sz w:val="24"/>
        </w:rPr>
        <w:t>管理系统有着十分重要的作用</w:t>
      </w:r>
      <w:r w:rsidR="006171C7">
        <w:rPr>
          <w:rFonts w:ascii="宋体" w:hAnsi="宋体" w:hint="eastAsia"/>
          <w:sz w:val="24"/>
        </w:rPr>
        <w:t>。为了提高学校对学生信息管理的工作效率和工作质量。</w:t>
      </w:r>
    </w:p>
    <w:p w14:paraId="4ED5A457" w14:textId="22752CB9" w:rsidR="003303C5" w:rsidRDefault="006171C7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学生信息管理系统综合学校教师和学生地实际情况，开发一个满足学校学生信息管理工作需求的基于WEB的学生信息管理系统</w:t>
      </w:r>
      <w:commentRangeEnd w:id="16"/>
      <w:r w:rsidR="000327FD">
        <w:rPr>
          <w:rStyle w:val="aa"/>
        </w:rPr>
        <w:commentReference w:id="16"/>
      </w:r>
    </w:p>
    <w:p w14:paraId="750E75CB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17" w:name="_Toc169930177"/>
      <w:bookmarkStart w:id="18" w:name="_Toc43456413"/>
      <w:bookmarkStart w:id="19" w:name="_Toc107505472"/>
      <w:bookmarkStart w:id="20" w:name="_Toc108197578"/>
      <w:bookmarkStart w:id="21" w:name="_Toc139084204"/>
      <w:bookmarkStart w:id="22" w:name="_Toc139276102"/>
      <w:r w:rsidRPr="007417BF">
        <w:rPr>
          <w:rFonts w:hint="eastAsia"/>
          <w:b w:val="0"/>
          <w:sz w:val="28"/>
        </w:rPr>
        <w:t>1.</w:t>
      </w:r>
      <w:r w:rsidR="009805F3" w:rsidRPr="007417BF">
        <w:rPr>
          <w:rFonts w:hint="eastAsia"/>
          <w:b w:val="0"/>
          <w:sz w:val="28"/>
        </w:rPr>
        <w:t>2</w:t>
      </w:r>
      <w:r w:rsidR="006B771C">
        <w:rPr>
          <w:rFonts w:hint="eastAsia"/>
          <w:b w:val="0"/>
          <w:sz w:val="28"/>
        </w:rPr>
        <w:t xml:space="preserve"> </w:t>
      </w:r>
      <w:r w:rsidRPr="007417BF">
        <w:rPr>
          <w:rFonts w:hint="eastAsia"/>
          <w:b w:val="0"/>
          <w:sz w:val="28"/>
        </w:rPr>
        <w:t>任务</w:t>
      </w:r>
      <w:bookmarkEnd w:id="17"/>
      <w:r w:rsidR="004F40BC" w:rsidRPr="007417BF">
        <w:rPr>
          <w:rFonts w:hint="eastAsia"/>
          <w:b w:val="0"/>
          <w:sz w:val="28"/>
        </w:rPr>
        <w:t>与</w:t>
      </w:r>
      <w:r w:rsidR="008F6FBC" w:rsidRPr="007417BF">
        <w:rPr>
          <w:rFonts w:hint="eastAsia"/>
          <w:b w:val="0"/>
          <w:sz w:val="28"/>
        </w:rPr>
        <w:t>分析</w:t>
      </w:r>
      <w:bookmarkEnd w:id="18"/>
    </w:p>
    <w:p w14:paraId="46C9E4EE" w14:textId="77777777" w:rsidR="003303C5" w:rsidRDefault="003303C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本课题主要的</w:t>
      </w:r>
      <w:r w:rsidR="007F0A81">
        <w:rPr>
          <w:rFonts w:ascii="宋体" w:hAnsi="宋体" w:hint="eastAsia"/>
          <w:sz w:val="24"/>
        </w:rPr>
        <w:t>任务是</w:t>
      </w:r>
      <w:r w:rsidR="006171C7">
        <w:rPr>
          <w:rFonts w:ascii="宋体" w:hAnsi="宋体" w:hint="eastAsia"/>
          <w:sz w:val="24"/>
        </w:rPr>
        <w:t>为数计学院开发一个web管理系统，实现学生信息管理基本功能。</w:t>
      </w:r>
    </w:p>
    <w:p w14:paraId="4A6065C9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 数据库设计: 参考学院学生管理过程,设计出数据库和表结构(如辅导员表,专业表，学生基本信息表,家庭信息表，获奖情况表，缺旷考核表等),录入部分初始数据,并测试字段有效性、表间约束等，保证数据库设计正确。</w:t>
      </w:r>
    </w:p>
    <w:p w14:paraId="6F2DBC5D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 Web界面风格设计：确定本站点风格，尽量格调一致。</w:t>
      </w:r>
    </w:p>
    <w:p w14:paraId="48A02EA6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(3)用户管理：本系统对管理员、辅导员，学生,不同级别用户在登陆后的操作权限不同。</w:t>
      </w:r>
    </w:p>
    <w:p w14:paraId="442A81AD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(4)数据录入功能：实现各种数据的录入入库</w:t>
      </w:r>
    </w:p>
    <w:p w14:paraId="2DBDAEDA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 学生情况管理:管理员以上权限的用户能实现对学生信息的录入、查询、修改、删除等维护功能。</w:t>
      </w:r>
    </w:p>
    <w:p w14:paraId="60E9B557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（6）学生操作功能：学生仅对自己的情况查询，可对自己的非关键数据进行调整修改。完善自己的家庭数据等.</w:t>
      </w:r>
    </w:p>
    <w:p w14:paraId="00DEA3C6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（7）其它管理功能：多元化的查询功能；获奖情况管理；缺课和旷课等管理。</w:t>
      </w:r>
    </w:p>
    <w:p w14:paraId="783D9C3F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（8）输出功能：能按多种方式排序查询结果，并以excel报表方式输出结果</w:t>
      </w:r>
    </w:p>
    <w:p w14:paraId="57CFCF55" w14:textId="77777777" w:rsidR="0026748F" w:rsidRDefault="0026748F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</w:p>
    <w:p w14:paraId="0F46BB8B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分析：</w:t>
      </w:r>
    </w:p>
    <w:p w14:paraId="2795879C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</w:t>
      </w:r>
      <w:r>
        <w:rPr>
          <w:rFonts w:ascii="宋体" w:hAnsi="宋体" w:hint="eastAsia"/>
          <w:sz w:val="24"/>
        </w:rPr>
        <w:t>数据库的设计涉及多个表，标语表之间存在着关联，需要设计好表的主键与外键，确保数据库设计正确正常运行。</w:t>
      </w:r>
    </w:p>
    <w:p w14:paraId="2E80236B" w14:textId="77777777" w:rsidR="006171C7" w:rsidRDefault="006171C7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>
        <w:rPr>
          <w:rFonts w:ascii="宋体" w:hAnsi="宋体" w:hint="eastAsia"/>
          <w:sz w:val="24"/>
        </w:rPr>
        <w:t>系统需要不同权限，管理员、教师和学生的操作权限不同，需要在设计数据库时，添加一个权限字段，以保证</w:t>
      </w:r>
      <w:r w:rsidR="00925D96">
        <w:rPr>
          <w:rFonts w:ascii="宋体" w:hAnsi="宋体" w:hint="eastAsia"/>
          <w:sz w:val="24"/>
        </w:rPr>
        <w:t>权限的不同，使之能够进去的页面不通。</w:t>
      </w:r>
    </w:p>
    <w:p w14:paraId="04DB9F1C" w14:textId="0301A3F0" w:rsidR="00925D96" w:rsidRPr="006171C7" w:rsidRDefault="00925D96" w:rsidP="006171C7">
      <w:pPr>
        <w:spacing w:line="400" w:lineRule="exact"/>
        <w:ind w:left="420" w:firstLineChars="20" w:firstLine="48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3)</w:t>
      </w:r>
      <w:r>
        <w:rPr>
          <w:rFonts w:ascii="宋体" w:hAnsi="宋体" w:hint="eastAsia"/>
          <w:sz w:val="24"/>
        </w:rPr>
        <w:t>包含多个页面、多种功能，需要对页面布局进行设计</w:t>
      </w:r>
      <w:r w:rsidR="00A72A59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不显臃肿和繁杂，让用户体验页面设计之美，方便操作。</w:t>
      </w:r>
    </w:p>
    <w:p w14:paraId="7873A379" w14:textId="77777777" w:rsidR="003303C5" w:rsidRDefault="003303C5" w:rsidP="00F44B83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r>
        <w:rPr>
          <w:rFonts w:ascii="宋体" w:hAnsi="宋体"/>
          <w:sz w:val="30"/>
          <w:szCs w:val="28"/>
        </w:rPr>
        <w:br w:type="page"/>
      </w:r>
      <w:bookmarkStart w:id="23" w:name="_Toc43456414"/>
      <w:r w:rsidR="00F44B83" w:rsidRPr="00F44B83">
        <w:rPr>
          <w:rFonts w:ascii="黑体" w:eastAsia="黑体" w:hint="eastAsia"/>
          <w:b w:val="0"/>
          <w:sz w:val="30"/>
        </w:rPr>
        <w:lastRenderedPageBreak/>
        <w:t>2.</w:t>
      </w:r>
      <w:r w:rsidR="008D4BD9">
        <w:rPr>
          <w:rFonts w:ascii="黑体" w:eastAsia="黑体" w:hint="eastAsia"/>
          <w:b w:val="0"/>
          <w:sz w:val="30"/>
        </w:rPr>
        <w:t>系统</w:t>
      </w:r>
      <w:r w:rsidR="00A1799A" w:rsidRPr="00A1799A">
        <w:rPr>
          <w:rFonts w:ascii="黑体" w:eastAsia="黑体" w:hint="eastAsia"/>
          <w:b w:val="0"/>
          <w:sz w:val="30"/>
        </w:rPr>
        <w:t>总体设计</w:t>
      </w:r>
      <w:bookmarkEnd w:id="19"/>
      <w:bookmarkEnd w:id="20"/>
      <w:bookmarkEnd w:id="21"/>
      <w:bookmarkEnd w:id="22"/>
      <w:bookmarkEnd w:id="23"/>
    </w:p>
    <w:p w14:paraId="075362E7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24" w:name="_Toc139276103"/>
      <w:bookmarkStart w:id="25" w:name="_Toc43456415"/>
      <w:r w:rsidRPr="007417BF">
        <w:rPr>
          <w:rFonts w:hint="eastAsia"/>
          <w:b w:val="0"/>
          <w:sz w:val="28"/>
        </w:rPr>
        <w:t>2.1</w:t>
      </w:r>
      <w:bookmarkEnd w:id="24"/>
      <w:r w:rsidR="00A1799A" w:rsidRPr="007417BF">
        <w:rPr>
          <w:rFonts w:hint="eastAsia"/>
          <w:b w:val="0"/>
          <w:sz w:val="28"/>
        </w:rPr>
        <w:t xml:space="preserve"> </w:t>
      </w:r>
      <w:r w:rsidR="00A1799A" w:rsidRPr="007417BF">
        <w:rPr>
          <w:rFonts w:hint="eastAsia"/>
          <w:b w:val="0"/>
          <w:sz w:val="28"/>
        </w:rPr>
        <w:t>开发工具</w:t>
      </w:r>
      <w:bookmarkEnd w:id="25"/>
    </w:p>
    <w:p w14:paraId="59FB444E" w14:textId="4B9AC8C7" w:rsidR="001A0F61" w:rsidRDefault="001A0F61" w:rsidP="001A0F61">
      <w:pPr>
        <w:spacing w:line="400" w:lineRule="exact"/>
        <w:ind w:firstLineChars="200" w:firstLine="480"/>
        <w:rPr>
          <w:sz w:val="24"/>
        </w:rPr>
      </w:pPr>
      <w:r>
        <w:rPr>
          <w:rFonts w:ascii="宋体" w:hAnsi="宋体" w:hint="eastAsia"/>
          <w:sz w:val="24"/>
        </w:rPr>
        <w:t>本学生信息管理系统选用</w:t>
      </w:r>
      <w:r w:rsidRPr="001A0F61">
        <w:rPr>
          <w:sz w:val="24"/>
        </w:rPr>
        <w:t>IntelliJ</w:t>
      </w:r>
      <w:r>
        <w:rPr>
          <w:sz w:val="24"/>
        </w:rPr>
        <w:t xml:space="preserve"> 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旗舰版，是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变成语言开发的集成环境</w:t>
      </w:r>
      <w:r>
        <w:rPr>
          <w:rFonts w:hint="eastAsia"/>
          <w:sz w:val="24"/>
        </w:rPr>
        <w:t>,</w:t>
      </w:r>
      <w:r w:rsidR="008C61ED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所提供的智能编码，可以减少我的工作。</w:t>
      </w:r>
      <w:r w:rsidRPr="001A0F61">
        <w:rPr>
          <w:rFonts w:hint="eastAsia"/>
          <w:sz w:val="24"/>
        </w:rPr>
        <w:t>IntelliJ</w:t>
      </w:r>
      <w:r w:rsidRPr="001A0F61">
        <w:rPr>
          <w:rFonts w:hint="eastAsia"/>
          <w:sz w:val="24"/>
        </w:rPr>
        <w:t>在业界被公认为最好的</w:t>
      </w:r>
      <w:r w:rsidRPr="001A0F61">
        <w:rPr>
          <w:rFonts w:hint="eastAsia"/>
          <w:sz w:val="24"/>
        </w:rPr>
        <w:t>java</w:t>
      </w:r>
      <w:r w:rsidRPr="001A0F61">
        <w:rPr>
          <w:rFonts w:hint="eastAsia"/>
          <w:sz w:val="24"/>
        </w:rPr>
        <w:t>开发工具，尤其在智能代码助手、代码自动提示、重构、</w:t>
      </w:r>
      <w:r w:rsidRPr="001A0F61">
        <w:rPr>
          <w:rFonts w:hint="eastAsia"/>
          <w:sz w:val="24"/>
        </w:rPr>
        <w:t>JavaEE</w:t>
      </w:r>
      <w:r w:rsidRPr="001A0F61">
        <w:rPr>
          <w:rFonts w:hint="eastAsia"/>
          <w:sz w:val="24"/>
        </w:rPr>
        <w:t>支持、各类版本工具</w:t>
      </w:r>
      <w:r w:rsidRPr="001A0F61">
        <w:rPr>
          <w:rFonts w:hint="eastAsia"/>
          <w:sz w:val="24"/>
        </w:rPr>
        <w:t>(git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svn</w:t>
      </w:r>
      <w:r w:rsidRPr="001A0F61">
        <w:rPr>
          <w:rFonts w:hint="eastAsia"/>
          <w:sz w:val="24"/>
        </w:rPr>
        <w:t>等</w:t>
      </w:r>
      <w:r w:rsidRPr="001A0F61">
        <w:rPr>
          <w:rFonts w:hint="eastAsia"/>
          <w:sz w:val="24"/>
        </w:rPr>
        <w:t>)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JUnit</w:t>
      </w:r>
      <w:r w:rsidRPr="001A0F61">
        <w:rPr>
          <w:rFonts w:hint="eastAsia"/>
          <w:sz w:val="24"/>
        </w:rPr>
        <w:t>、</w:t>
      </w:r>
      <w:r w:rsidRPr="001A0F61">
        <w:rPr>
          <w:rFonts w:hint="eastAsia"/>
          <w:sz w:val="24"/>
        </w:rPr>
        <w:t>CVS</w:t>
      </w:r>
      <w:r w:rsidRPr="001A0F61">
        <w:rPr>
          <w:rFonts w:hint="eastAsia"/>
          <w:sz w:val="24"/>
        </w:rPr>
        <w:t>整合、代码分析、</w:t>
      </w:r>
      <w:r w:rsidRPr="001A0F61">
        <w:rPr>
          <w:rFonts w:hint="eastAsia"/>
          <w:sz w:val="24"/>
        </w:rPr>
        <w:t xml:space="preserve"> </w:t>
      </w:r>
      <w:r w:rsidRPr="001A0F61">
        <w:rPr>
          <w:rFonts w:hint="eastAsia"/>
          <w:sz w:val="24"/>
        </w:rPr>
        <w:t>创新的</w:t>
      </w:r>
      <w:r w:rsidRPr="001A0F61">
        <w:rPr>
          <w:rFonts w:hint="eastAsia"/>
          <w:sz w:val="24"/>
        </w:rPr>
        <w:t>GUI</w:t>
      </w:r>
      <w:r w:rsidRPr="001A0F61">
        <w:rPr>
          <w:rFonts w:hint="eastAsia"/>
          <w:sz w:val="24"/>
        </w:rPr>
        <w:t>设计等方面的功能可以说是超常的。</w:t>
      </w:r>
    </w:p>
    <w:p w14:paraId="7FE958FB" w14:textId="22D507CB" w:rsidR="001A0F61" w:rsidRDefault="001A0F61" w:rsidP="001A0F6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本次任务设计采用</w:t>
      </w:r>
      <w:r>
        <w:rPr>
          <w:rFonts w:hint="eastAsia"/>
          <w:sz w:val="24"/>
        </w:rPr>
        <w:t>B/S</w:t>
      </w:r>
      <w:r>
        <w:rPr>
          <w:rFonts w:hint="eastAsia"/>
          <w:sz w:val="24"/>
        </w:rPr>
        <w:t>构架，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JSP</w:t>
      </w:r>
      <w:r>
        <w:rPr>
          <w:rFonts w:hint="eastAsia"/>
          <w:sz w:val="24"/>
        </w:rPr>
        <w:t>的完全支持，不需要任何插件是我选用为开发工具的主要原因。</w:t>
      </w:r>
      <w:r w:rsidR="008C61ED">
        <w:rPr>
          <w:rFonts w:hint="eastAsia"/>
          <w:sz w:val="24"/>
        </w:rPr>
        <w:t>非常适合本次任务设计。</w:t>
      </w:r>
      <w:r w:rsidR="004775A2">
        <w:rPr>
          <w:rFonts w:hint="eastAsia"/>
          <w:sz w:val="24"/>
        </w:rPr>
        <w:t>对</w:t>
      </w:r>
      <w:r w:rsidR="004775A2">
        <w:rPr>
          <w:rFonts w:hint="eastAsia"/>
          <w:sz w:val="24"/>
        </w:rPr>
        <w:t>XML</w:t>
      </w:r>
      <w:r w:rsidR="004775A2">
        <w:rPr>
          <w:rFonts w:hint="eastAsia"/>
          <w:sz w:val="24"/>
        </w:rPr>
        <w:t>的完美支持，使得使用</w:t>
      </w:r>
      <w:r w:rsidR="004775A2">
        <w:rPr>
          <w:rFonts w:hint="eastAsia"/>
          <w:sz w:val="24"/>
        </w:rPr>
        <w:t>SSM</w:t>
      </w:r>
      <w:r w:rsidR="004775A2">
        <w:rPr>
          <w:rFonts w:hint="eastAsia"/>
          <w:sz w:val="24"/>
        </w:rPr>
        <w:t>框架完成的本次任务设计完美运行。</w:t>
      </w:r>
    </w:p>
    <w:p w14:paraId="57675C30" w14:textId="6C9F5A49" w:rsidR="00E33DE7" w:rsidRPr="001A0F61" w:rsidRDefault="00E33DE7" w:rsidP="001A0F6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前台语言为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，前台中采用了</w:t>
      </w:r>
      <w:r>
        <w:rPr>
          <w:rFonts w:hint="eastAsia"/>
          <w:sz w:val="24"/>
        </w:rPr>
        <w:t>JQuery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等框架，使得开发过程变得简单高效美观。</w:t>
      </w:r>
    </w:p>
    <w:p w14:paraId="1C4825A7" w14:textId="5BC0BD76" w:rsidR="003303C5" w:rsidRDefault="000E7CD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</w:t>
      </w:r>
      <w:r w:rsidR="002D57FE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</w:rPr>
        <w:t>操作系统</w:t>
      </w:r>
      <w:r w:rsidRPr="008C61ED">
        <w:rPr>
          <w:sz w:val="24"/>
        </w:rPr>
        <w:t>Windows</w:t>
      </w:r>
      <w:r w:rsidR="008C61ED">
        <w:rPr>
          <w:rFonts w:ascii="宋体" w:hAnsi="宋体"/>
          <w:sz w:val="24"/>
        </w:rPr>
        <w:t xml:space="preserve"> </w:t>
      </w:r>
      <w:r w:rsidR="008C61ED">
        <w:rPr>
          <w:rFonts w:ascii="宋体" w:hAnsi="宋体" w:hint="eastAsia"/>
          <w:sz w:val="24"/>
        </w:rPr>
        <w:t>7及以上版本</w:t>
      </w:r>
      <w:r>
        <w:rPr>
          <w:rFonts w:ascii="宋体" w:hAnsi="宋体" w:hint="eastAsia"/>
          <w:sz w:val="24"/>
        </w:rPr>
        <w:t>；</w:t>
      </w:r>
      <w:r w:rsidR="008C61ED" w:rsidRPr="001A0F61">
        <w:rPr>
          <w:sz w:val="24"/>
        </w:rPr>
        <w:t>IntelliJ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IDEA</w:t>
      </w:r>
      <w:r w:rsidR="008C61ED">
        <w:rPr>
          <w:rFonts w:hint="eastAsia"/>
          <w:sz w:val="24"/>
        </w:rPr>
        <w:t>旗舰版；</w:t>
      </w:r>
      <w:r w:rsidR="008C61ED">
        <w:rPr>
          <w:rFonts w:hint="eastAsia"/>
          <w:sz w:val="24"/>
        </w:rPr>
        <w:t>Apache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Tomcat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8.0.27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MySql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5.7.30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J</w:t>
      </w:r>
      <w:r w:rsidR="008C61ED">
        <w:rPr>
          <w:sz w:val="24"/>
        </w:rPr>
        <w:t>a</w:t>
      </w:r>
      <w:r w:rsidR="008C61ED">
        <w:rPr>
          <w:rFonts w:hint="eastAsia"/>
          <w:sz w:val="24"/>
        </w:rPr>
        <w:t>va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1.8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Maven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3.3.6</w:t>
      </w:r>
    </w:p>
    <w:p w14:paraId="16D9466C" w14:textId="312EC90A" w:rsidR="00973B80" w:rsidRDefault="00973B80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运行环境</w:t>
      </w:r>
      <w:r w:rsidR="002D57FE">
        <w:rPr>
          <w:rFonts w:ascii="宋体" w:hAnsi="宋体" w:hint="eastAsia"/>
          <w:sz w:val="24"/>
        </w:rPr>
        <w:t>：</w:t>
      </w:r>
      <w:r w:rsidR="000777B9">
        <w:rPr>
          <w:rFonts w:ascii="宋体" w:hAnsi="宋体" w:hint="eastAsia"/>
          <w:sz w:val="24"/>
        </w:rPr>
        <w:t>操作系统</w:t>
      </w:r>
      <w:r w:rsidR="008C61ED">
        <w:rPr>
          <w:rFonts w:ascii="宋体" w:hAnsi="宋体" w:hint="eastAsia"/>
          <w:sz w:val="24"/>
        </w:rPr>
        <w:t xml:space="preserve"> </w:t>
      </w:r>
      <w:r w:rsidR="008C61ED" w:rsidRPr="008C61ED">
        <w:rPr>
          <w:sz w:val="24"/>
        </w:rPr>
        <w:t>Windows</w:t>
      </w:r>
      <w:r w:rsidR="008C61ED">
        <w:rPr>
          <w:rFonts w:ascii="宋体" w:hAnsi="宋体" w:hint="eastAsia"/>
          <w:sz w:val="24"/>
        </w:rPr>
        <w:t xml:space="preserve"> 7及以上版本；</w:t>
      </w:r>
      <w:r w:rsidR="008C61ED" w:rsidRPr="008C61ED">
        <w:rPr>
          <w:sz w:val="24"/>
        </w:rPr>
        <w:t>Apache Tomcat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8.0.27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MySql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5.7.30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Java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1.8</w:t>
      </w:r>
      <w:r w:rsidR="008C61ED">
        <w:rPr>
          <w:rFonts w:hint="eastAsia"/>
          <w:sz w:val="24"/>
        </w:rPr>
        <w:t>；</w:t>
      </w:r>
      <w:r w:rsidR="008C61ED">
        <w:rPr>
          <w:rFonts w:hint="eastAsia"/>
          <w:sz w:val="24"/>
        </w:rPr>
        <w:t>IntelliJ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IDEA</w:t>
      </w:r>
      <w:r w:rsidR="008C61ED">
        <w:rPr>
          <w:rFonts w:hint="eastAsia"/>
          <w:sz w:val="24"/>
        </w:rPr>
        <w:t>旗舰版；</w:t>
      </w:r>
      <w:r w:rsidR="008C61ED">
        <w:rPr>
          <w:rFonts w:hint="eastAsia"/>
          <w:sz w:val="24"/>
        </w:rPr>
        <w:t>M</w:t>
      </w:r>
      <w:r w:rsidR="008C61ED">
        <w:rPr>
          <w:sz w:val="24"/>
        </w:rPr>
        <w:t>a</w:t>
      </w:r>
      <w:r w:rsidR="008C61ED">
        <w:rPr>
          <w:rFonts w:hint="eastAsia"/>
          <w:sz w:val="24"/>
        </w:rPr>
        <w:t>ven</w:t>
      </w:r>
      <w:r w:rsidR="008C61ED">
        <w:rPr>
          <w:sz w:val="24"/>
        </w:rPr>
        <w:t xml:space="preserve"> </w:t>
      </w:r>
      <w:r w:rsidR="008C61ED">
        <w:rPr>
          <w:rFonts w:hint="eastAsia"/>
          <w:sz w:val="24"/>
        </w:rPr>
        <w:t>3.3.6</w:t>
      </w:r>
      <w:r w:rsidR="008C61ED">
        <w:rPr>
          <w:rFonts w:hint="eastAsia"/>
          <w:sz w:val="24"/>
        </w:rPr>
        <w:t>等</w:t>
      </w:r>
    </w:p>
    <w:p w14:paraId="286F4D0A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26" w:name="_Toc139276104"/>
      <w:bookmarkStart w:id="27" w:name="_Toc310329891"/>
      <w:bookmarkStart w:id="28" w:name="_Toc43456416"/>
      <w:r w:rsidRPr="007417BF">
        <w:rPr>
          <w:rFonts w:hint="eastAsia"/>
          <w:b w:val="0"/>
          <w:sz w:val="28"/>
        </w:rPr>
        <w:t>2.2</w:t>
      </w:r>
      <w:bookmarkEnd w:id="26"/>
      <w:r w:rsidR="00A1799A" w:rsidRPr="007417BF">
        <w:rPr>
          <w:rFonts w:hint="eastAsia"/>
          <w:b w:val="0"/>
          <w:sz w:val="28"/>
        </w:rPr>
        <w:t xml:space="preserve"> </w:t>
      </w:r>
      <w:bookmarkEnd w:id="27"/>
      <w:r w:rsidR="00A1799A" w:rsidRPr="007417BF">
        <w:rPr>
          <w:rFonts w:hint="eastAsia"/>
          <w:b w:val="0"/>
          <w:sz w:val="28"/>
        </w:rPr>
        <w:t>系统框图</w:t>
      </w:r>
      <w:bookmarkEnd w:id="28"/>
    </w:p>
    <w:p w14:paraId="50EB4E20" w14:textId="5DA0C58A" w:rsidR="008D46A1" w:rsidRDefault="00EE65C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8D46A1">
        <w:rPr>
          <w:rFonts w:ascii="宋体" w:hAnsi="宋体" w:hint="eastAsia"/>
          <w:sz w:val="24"/>
        </w:rPr>
        <w:t>系统组成框图：</w:t>
      </w:r>
      <w:commentRangeStart w:id="29"/>
      <w:r w:rsidR="00367A24">
        <w:rPr>
          <w:rFonts w:ascii="宋体" w:hAnsi="宋体" w:hint="eastAsia"/>
          <w:sz w:val="24"/>
        </w:rPr>
        <w:t>图2-1</w:t>
      </w:r>
      <w:commentRangeEnd w:id="29"/>
      <w:r w:rsidR="002E1000">
        <w:rPr>
          <w:rStyle w:val="aa"/>
        </w:rPr>
        <w:commentReference w:id="29"/>
      </w:r>
    </w:p>
    <w:p w14:paraId="6E210521" w14:textId="4297111A" w:rsidR="00367A24" w:rsidRPr="004775A2" w:rsidRDefault="007833B8" w:rsidP="00367A24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CEEB7A" wp14:editId="63696543">
                <wp:simplePos x="0" y="0"/>
                <wp:positionH relativeFrom="page">
                  <wp:posOffset>3917315</wp:posOffset>
                </wp:positionH>
                <wp:positionV relativeFrom="paragraph">
                  <wp:posOffset>353060</wp:posOffset>
                </wp:positionV>
                <wp:extent cx="0" cy="624840"/>
                <wp:effectExtent l="76200" t="0" r="76200" b="6096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F77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308.45pt;margin-top:27.8pt;width:0;height:49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23DF0" wp14:editId="18006D2F">
                <wp:simplePos x="0" y="0"/>
                <wp:positionH relativeFrom="page">
                  <wp:posOffset>3402965</wp:posOffset>
                </wp:positionH>
                <wp:positionV relativeFrom="paragraph">
                  <wp:posOffset>40640</wp:posOffset>
                </wp:positionV>
                <wp:extent cx="1013460" cy="312420"/>
                <wp:effectExtent l="0" t="0" r="15240" b="11430"/>
                <wp:wrapNone/>
                <wp:docPr id="28" name="流程图: 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3F9DF" w14:textId="01D3BFE2" w:rsidR="007E556C" w:rsidRPr="00420CBA" w:rsidRDefault="007E556C" w:rsidP="00420CB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420CBA">
                              <w:rPr>
                                <w:rFonts w:hint="eastAsia"/>
                                <w:sz w:val="24"/>
                              </w:rPr>
                              <w:t>主控模块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23DF0" id="_x0000_t109" coordsize="21600,21600" o:spt="109" path="m,l,21600r21600,l21600,xe">
                <v:stroke joinstyle="miter"/>
                <v:path gradientshapeok="t" o:connecttype="rect"/>
              </v:shapetype>
              <v:shape id="流程图: 过程 28" o:spid="_x0000_s1026" type="#_x0000_t109" style="position:absolute;left:0;text-align:left;margin-left:267.95pt;margin-top:3.2pt;width:79.8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" fillcolor="#4472c4 [3204]" strokecolor="#1f3763 [1604]" strokeweight="1pt">
                <v:textbox>
                  <w:txbxContent>
                    <w:p w14:paraId="5313F9DF" w14:textId="01D3BFE2" w:rsidR="007E556C" w:rsidRPr="00420CBA" w:rsidRDefault="007E556C" w:rsidP="00420CBA">
                      <w:pPr>
                        <w:jc w:val="center"/>
                        <w:rPr>
                          <w:sz w:val="24"/>
                        </w:rPr>
                      </w:pPr>
                      <w:r w:rsidRPr="00420CBA">
                        <w:rPr>
                          <w:rFonts w:hint="eastAsia"/>
                          <w:sz w:val="24"/>
                        </w:rPr>
                        <w:t>主控模块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DA1B39" wp14:editId="03F10E0F">
                <wp:simplePos x="0" y="0"/>
                <wp:positionH relativeFrom="column">
                  <wp:posOffset>893445</wp:posOffset>
                </wp:positionH>
                <wp:positionV relativeFrom="paragraph">
                  <wp:posOffset>957580</wp:posOffset>
                </wp:positionV>
                <wp:extent cx="0" cy="624840"/>
                <wp:effectExtent l="76200" t="0" r="76200" b="609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00484" id="直接箭头连接符 35" o:spid="_x0000_s1026" type="#_x0000_t32" style="position:absolute;left:0;text-align:left;margin-left:70.35pt;margin-top:75.4pt;width:0;height:4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20AA1" wp14:editId="51B50F38">
                <wp:simplePos x="0" y="0"/>
                <wp:positionH relativeFrom="column">
                  <wp:posOffset>3956685</wp:posOffset>
                </wp:positionH>
                <wp:positionV relativeFrom="paragraph">
                  <wp:posOffset>970280</wp:posOffset>
                </wp:positionV>
                <wp:extent cx="0" cy="624840"/>
                <wp:effectExtent l="76200" t="0" r="76200" b="6096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853C7" id="直接箭头连接符 33" o:spid="_x0000_s1026" type="#_x0000_t32" style="position:absolute;left:0;text-align:left;margin-left:311.55pt;margin-top:76.4pt;width:0;height:4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D9CBA8" wp14:editId="2A15B2E8">
                <wp:simplePos x="0" y="0"/>
                <wp:positionH relativeFrom="page">
                  <wp:posOffset>3917315</wp:posOffset>
                </wp:positionH>
                <wp:positionV relativeFrom="paragraph">
                  <wp:posOffset>959485</wp:posOffset>
                </wp:positionV>
                <wp:extent cx="0" cy="624840"/>
                <wp:effectExtent l="76200" t="0" r="76200" b="6096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6219E" id="直接箭头连接符 36" o:spid="_x0000_s1026" type="#_x0000_t32" style="position:absolute;left:0;text-align:left;margin-left:308.45pt;margin-top:75.55pt;width:0;height:49.2pt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E56760" wp14:editId="1D7D46C6">
                <wp:simplePos x="0" y="0"/>
                <wp:positionH relativeFrom="column">
                  <wp:posOffset>4756785</wp:posOffset>
                </wp:positionH>
                <wp:positionV relativeFrom="paragraph">
                  <wp:posOffset>1610360</wp:posOffset>
                </wp:positionV>
                <wp:extent cx="449580" cy="2118360"/>
                <wp:effectExtent l="0" t="0" r="26670" b="15240"/>
                <wp:wrapNone/>
                <wp:docPr id="40" name="流程图: 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6202A" w14:textId="77777777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基本信息增删改查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6760" id="流程图: 过程 40" o:spid="_x0000_s1027" type="#_x0000_t109" style="position:absolute;left:0;text-align:left;margin-left:374.55pt;margin-top:126.8pt;width:35.4pt;height:166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" fillcolor="#4472c4 [3204]" strokecolor="#1f3763 [1604]" strokeweight="1pt">
                <v:textbox>
                  <w:txbxContent>
                    <w:p w14:paraId="6BE6202A" w14:textId="77777777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基本信息增删改查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0F2FF8" wp14:editId="6A10E142">
                <wp:simplePos x="0" y="0"/>
                <wp:positionH relativeFrom="column">
                  <wp:posOffset>3735705</wp:posOffset>
                </wp:positionH>
                <wp:positionV relativeFrom="paragraph">
                  <wp:posOffset>1617980</wp:posOffset>
                </wp:positionV>
                <wp:extent cx="449580" cy="2118360"/>
                <wp:effectExtent l="0" t="0" r="26670" b="15240"/>
                <wp:wrapNone/>
                <wp:docPr id="41" name="流程图: 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61270" w14:textId="0E3080D7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出勤信息增删改查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2FF8" id="流程图: 过程 41" o:spid="_x0000_s1028" type="#_x0000_t109" style="position:absolute;left:0;text-align:left;margin-left:294.15pt;margin-top:127.4pt;width:35.4pt;height:166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" fillcolor="#4472c4 [3204]" strokecolor="#1f3763 [1604]" strokeweight="1pt">
                <v:textbox>
                  <w:txbxContent>
                    <w:p w14:paraId="0F461270" w14:textId="0E3080D7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出勤信息增删改查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565BFA" wp14:editId="249E9E2F">
                <wp:simplePos x="0" y="0"/>
                <wp:positionH relativeFrom="page">
                  <wp:posOffset>3686810</wp:posOffset>
                </wp:positionH>
                <wp:positionV relativeFrom="paragraph">
                  <wp:posOffset>1599565</wp:posOffset>
                </wp:positionV>
                <wp:extent cx="449580" cy="2118360"/>
                <wp:effectExtent l="0" t="0" r="26670" b="15240"/>
                <wp:wrapNone/>
                <wp:docPr id="39" name="流程图: 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E8479" w14:textId="2D531488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获奖信息增删改查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5BFA" id="流程图: 过程 39" o:spid="_x0000_s1029" type="#_x0000_t109" style="position:absolute;left:0;text-align:left;margin-left:290.3pt;margin-top:125.95pt;width:35.4pt;height:166.8pt;z-index:2516766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" fillcolor="#4472c4 [3204]" strokecolor="#1f3763 [1604]" strokeweight="1pt">
                <v:textbox>
                  <w:txbxContent>
                    <w:p w14:paraId="025E8479" w14:textId="2D531488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获奖信息增删改查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063673" wp14:editId="7427388E">
                <wp:simplePos x="0" y="0"/>
                <wp:positionH relativeFrom="column">
                  <wp:posOffset>664845</wp:posOffset>
                </wp:positionH>
                <wp:positionV relativeFrom="paragraph">
                  <wp:posOffset>1587500</wp:posOffset>
                </wp:positionV>
                <wp:extent cx="449580" cy="2118360"/>
                <wp:effectExtent l="0" t="0" r="26670" b="15240"/>
                <wp:wrapNone/>
                <wp:docPr id="37" name="流程图: 过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B644E" w14:textId="7E4FCDAB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基本信息增删改查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63673" id="流程图: 过程 37" o:spid="_x0000_s1030" type="#_x0000_t109" style="position:absolute;left:0;text-align:left;margin-left:52.35pt;margin-top:125pt;width:35.4pt;height:166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" fillcolor="#4472c4 [3204]" strokecolor="#1f3763 [1604]" strokeweight="1pt">
                <v:textbox>
                  <w:txbxContent>
                    <w:p w14:paraId="562B644E" w14:textId="7E4FCDAB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基本信息增删改查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123CD" wp14:editId="1FB1845E">
                <wp:simplePos x="0" y="0"/>
                <wp:positionH relativeFrom="margin">
                  <wp:posOffset>885825</wp:posOffset>
                </wp:positionH>
                <wp:positionV relativeFrom="paragraph">
                  <wp:posOffset>962660</wp:posOffset>
                </wp:positionV>
                <wp:extent cx="4091940" cy="14605"/>
                <wp:effectExtent l="0" t="0" r="22860" b="2349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1940" cy="1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C9810" id="直接连接符 3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9.75pt,75.8pt" to="391.9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03CEA539" w14:textId="2A7F9042" w:rsidR="008D46A1" w:rsidRPr="00EE65CA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29A53448" w14:textId="3877F786" w:rsidR="008D46A1" w:rsidRDefault="007833B8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FAD55" wp14:editId="0FDE6AA1">
                <wp:simplePos x="0" y="0"/>
                <wp:positionH relativeFrom="column">
                  <wp:posOffset>1807845</wp:posOffset>
                </wp:positionH>
                <wp:positionV relativeFrom="paragraph">
                  <wp:posOffset>208280</wp:posOffset>
                </wp:positionV>
                <wp:extent cx="0" cy="624840"/>
                <wp:effectExtent l="76200" t="0" r="76200" b="6096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47A5C" id="直接箭头连接符 34" o:spid="_x0000_s1026" type="#_x0000_t32" style="position:absolute;left:0;text-align:left;margin-left:142.35pt;margin-top:16.4pt;width:0;height:49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E6BC2" wp14:editId="5C50A05D">
                <wp:simplePos x="0" y="0"/>
                <wp:positionH relativeFrom="column">
                  <wp:posOffset>4975860</wp:posOffset>
                </wp:positionH>
                <wp:positionV relativeFrom="paragraph">
                  <wp:posOffset>220345</wp:posOffset>
                </wp:positionV>
                <wp:extent cx="0" cy="624840"/>
                <wp:effectExtent l="76200" t="0" r="76200" b="6096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8D6BA" id="直接箭头连接符 32" o:spid="_x0000_s1026" type="#_x0000_t32" style="position:absolute;left:0;text-align:left;margin-left:391.8pt;margin-top:17.35pt;width:0;height:4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41D366F4" w14:textId="0FC8ADB3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66216C57" w14:textId="66A20451" w:rsidR="008D46A1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B20B7" wp14:editId="2D7D2547">
                <wp:simplePos x="0" y="0"/>
                <wp:positionH relativeFrom="column">
                  <wp:posOffset>1584960</wp:posOffset>
                </wp:positionH>
                <wp:positionV relativeFrom="paragraph">
                  <wp:posOffset>90805</wp:posOffset>
                </wp:positionV>
                <wp:extent cx="449580" cy="2118360"/>
                <wp:effectExtent l="0" t="0" r="26670" b="15240"/>
                <wp:wrapNone/>
                <wp:docPr id="38" name="流程图: 过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1183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0DD04" w14:textId="24FD98ED" w:rsidR="007E556C" w:rsidRDefault="007E556C" w:rsidP="00275CBE">
                            <w:pPr>
                              <w:jc w:val="center"/>
                            </w:pPr>
                            <w:r>
                              <w:t>学生</w:t>
                            </w:r>
                            <w:r>
                              <w:rPr>
                                <w:rFonts w:hint="eastAsia"/>
                              </w:rPr>
                              <w:t>家庭信息增删改查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20B7" id="流程图: 过程 38" o:spid="_x0000_s1031" type="#_x0000_t109" style="position:absolute;left:0;text-align:left;margin-left:124.8pt;margin-top:7.15pt;width:35.4pt;height:166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" fillcolor="#4472c4 [3204]" strokecolor="#1f3763 [1604]" strokeweight="1pt">
                <v:textbox>
                  <w:txbxContent>
                    <w:p w14:paraId="1D40DD04" w14:textId="24FD98ED" w:rsidR="007E556C" w:rsidRDefault="007E556C" w:rsidP="00275CBE">
                      <w:pPr>
                        <w:jc w:val="center"/>
                      </w:pPr>
                      <w:r>
                        <w:t>学生</w:t>
                      </w:r>
                      <w:r>
                        <w:rPr>
                          <w:rFonts w:hint="eastAsia"/>
                        </w:rPr>
                        <w:t>家庭信息增删改查</w:t>
                      </w:r>
                    </w:p>
                  </w:txbxContent>
                </v:textbox>
              </v:shape>
            </w:pict>
          </mc:Fallback>
        </mc:AlternateContent>
      </w:r>
    </w:p>
    <w:p w14:paraId="2B462D4F" w14:textId="3C621D52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3E44F229" w14:textId="565901BC" w:rsidR="008D46A1" w:rsidRDefault="008D46A1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216044AD" w14:textId="64E2CA54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36947AE6" w14:textId="62FCF063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623BBC09" w14:textId="77777777" w:rsidR="00275CBE" w:rsidRDefault="00275CBE" w:rsidP="008D46A1">
      <w:pPr>
        <w:pStyle w:val="a5"/>
        <w:spacing w:line="360" w:lineRule="auto"/>
        <w:ind w:leftChars="20" w:left="42" w:firstLineChars="209" w:firstLine="502"/>
        <w:rPr>
          <w:rFonts w:ascii="宋体" w:hAnsi="宋体"/>
          <w:sz w:val="24"/>
        </w:rPr>
      </w:pPr>
    </w:p>
    <w:p w14:paraId="00CA01ED" w14:textId="1C907084" w:rsidR="00275CBE" w:rsidRDefault="007833B8" w:rsidP="007833B8">
      <w:pPr>
        <w:pStyle w:val="a5"/>
        <w:spacing w:line="360" w:lineRule="auto"/>
        <w:ind w:leftChars="20" w:left="42" w:firstLineChars="209" w:firstLine="502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系统组成框图</w:t>
      </w:r>
    </w:p>
    <w:p w14:paraId="760AED27" w14:textId="2F17121A" w:rsidR="00A1799A" w:rsidRDefault="00EE65C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（2）</w:t>
      </w:r>
      <w:r w:rsidR="008D46A1">
        <w:rPr>
          <w:rFonts w:ascii="宋体" w:hAnsi="宋体" w:hint="eastAsia"/>
          <w:sz w:val="24"/>
        </w:rPr>
        <w:t>系统流程图：</w:t>
      </w:r>
      <w:r w:rsidR="001E1017">
        <w:rPr>
          <w:rFonts w:ascii="宋体" w:hAnsi="宋体" w:hint="eastAsia"/>
          <w:sz w:val="24"/>
        </w:rPr>
        <w:t xml:space="preserve">图2-2 </w:t>
      </w:r>
    </w:p>
    <w:p w14:paraId="1C38DE57" w14:textId="3E387805" w:rsidR="00CD3784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107CD8" wp14:editId="6F3562A7">
                <wp:simplePos x="0" y="0"/>
                <wp:positionH relativeFrom="margin">
                  <wp:posOffset>2030095</wp:posOffset>
                </wp:positionH>
                <wp:positionV relativeFrom="paragraph">
                  <wp:posOffset>264160</wp:posOffset>
                </wp:positionV>
                <wp:extent cx="1851660" cy="312420"/>
                <wp:effectExtent l="0" t="0" r="15240" b="11430"/>
                <wp:wrapNone/>
                <wp:docPr id="42" name="流程图: 过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6D9F7" w14:textId="4C74C37B" w:rsidR="007E556C" w:rsidRPr="00420CBA" w:rsidRDefault="007E556C" w:rsidP="00275C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学生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信息管理系统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07CD8" id="流程图: 过程 42" o:spid="_x0000_s1032" type="#_x0000_t109" style="position:absolute;left:0;text-align:left;margin-left:159.85pt;margin-top:20.8pt;width:145.8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" fillcolor="#4472c4 [3204]" strokecolor="#1f3763 [1604]" strokeweight="1pt">
                <v:textbox>
                  <w:txbxContent>
                    <w:p w14:paraId="55F6D9F7" w14:textId="4C74C37B" w:rsidR="007E556C" w:rsidRPr="00420CBA" w:rsidRDefault="007E556C" w:rsidP="00275C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学生</w:t>
                      </w:r>
                      <w:r>
                        <w:rPr>
                          <w:rFonts w:hint="eastAsia"/>
                          <w:sz w:val="24"/>
                        </w:rPr>
                        <w:t>信息管理系统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B67C1B" w14:textId="6F5FF492" w:rsidR="00CD3784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368265" wp14:editId="74DE8010">
                <wp:simplePos x="0" y="0"/>
                <wp:positionH relativeFrom="margin">
                  <wp:posOffset>2973070</wp:posOffset>
                </wp:positionH>
                <wp:positionV relativeFrom="paragraph">
                  <wp:posOffset>195580</wp:posOffset>
                </wp:positionV>
                <wp:extent cx="0" cy="533400"/>
                <wp:effectExtent l="76200" t="0" r="57150" b="571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66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7" o:spid="_x0000_s1026" type="#_x0000_t32" style="position:absolute;left:0;text-align:left;margin-left:234.1pt;margin-top:15.4pt;width:0;height:42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FC4031C" w14:textId="1FD49891" w:rsidR="00CD3784" w:rsidRDefault="00CD3784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6DB800D7" w14:textId="6D61FF0E" w:rsidR="00CD3784" w:rsidRDefault="007631EA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198DC4" wp14:editId="47939501">
                <wp:simplePos x="0" y="0"/>
                <wp:positionH relativeFrom="margin">
                  <wp:posOffset>2633980</wp:posOffset>
                </wp:positionH>
                <wp:positionV relativeFrom="paragraph">
                  <wp:posOffset>5080</wp:posOffset>
                </wp:positionV>
                <wp:extent cx="693420" cy="312420"/>
                <wp:effectExtent l="0" t="0" r="11430" b="11430"/>
                <wp:wrapNone/>
                <wp:docPr id="44" name="流程图: 过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43E34" w14:textId="39C97A5F" w:rsidR="007E556C" w:rsidRPr="00420CBA" w:rsidRDefault="007E556C" w:rsidP="00275CBE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8DC4" id="流程图: 过程 44" o:spid="_x0000_s1033" type="#_x0000_t109" style="position:absolute;left:0;text-align:left;margin-left:207.4pt;margin-top:.4pt;width:54.6pt;height:24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" fillcolor="#4472c4 [3204]" strokecolor="#1f3763 [1604]" strokeweight="1pt">
                <v:textbox>
                  <w:txbxContent>
                    <w:p w14:paraId="53B43E34" w14:textId="39C97A5F" w:rsidR="007E556C" w:rsidRPr="00420CBA" w:rsidRDefault="007E556C" w:rsidP="00275CBE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登录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AC7BA0" wp14:editId="15A3CA46">
                <wp:simplePos x="0" y="0"/>
                <wp:positionH relativeFrom="margin">
                  <wp:posOffset>2980690</wp:posOffset>
                </wp:positionH>
                <wp:positionV relativeFrom="paragraph">
                  <wp:posOffset>309880</wp:posOffset>
                </wp:positionV>
                <wp:extent cx="0" cy="281940"/>
                <wp:effectExtent l="76200" t="0" r="57150" b="6096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EAF48" id="直接箭头连接符 48" o:spid="_x0000_s1026" type="#_x0000_t32" style="position:absolute;left:0;text-align:left;margin-left:234.7pt;margin-top:24.4pt;width:0;height:22.2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E6FAEB" wp14:editId="6C22FF29">
                <wp:simplePos x="0" y="0"/>
                <wp:positionH relativeFrom="column">
                  <wp:posOffset>1343025</wp:posOffset>
                </wp:positionH>
                <wp:positionV relativeFrom="paragraph">
                  <wp:posOffset>614680</wp:posOffset>
                </wp:positionV>
                <wp:extent cx="3307080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63025" id="直接连接符 50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75pt,48.4pt" to="366.1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1B37AF" wp14:editId="63F94042">
                <wp:simplePos x="0" y="0"/>
                <wp:positionH relativeFrom="column">
                  <wp:posOffset>2971800</wp:posOffset>
                </wp:positionH>
                <wp:positionV relativeFrom="paragraph">
                  <wp:posOffset>616585</wp:posOffset>
                </wp:positionV>
                <wp:extent cx="0" cy="678180"/>
                <wp:effectExtent l="76200" t="0" r="95250" b="6477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ADF1B" id="直接箭头连接符 54" o:spid="_x0000_s1026" type="#_x0000_t32" style="position:absolute;left:0;text-align:left;margin-left:234pt;margin-top:48.55pt;width:0;height:53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EEFF1" wp14:editId="0581E9F6">
                <wp:simplePos x="0" y="0"/>
                <wp:positionH relativeFrom="column">
                  <wp:posOffset>2767965</wp:posOffset>
                </wp:positionH>
                <wp:positionV relativeFrom="paragraph">
                  <wp:posOffset>1315720</wp:posOffset>
                </wp:positionV>
                <wp:extent cx="434340" cy="1143000"/>
                <wp:effectExtent l="0" t="0" r="22860" b="19050"/>
                <wp:wrapNone/>
                <wp:docPr id="57" name="流程图: 过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6BABB" w14:textId="1BB30EF1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教师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EEFF1" id="流程图: 过程 57" o:spid="_x0000_s1034" type="#_x0000_t109" style="position:absolute;left:0;text-align:left;margin-left:217.95pt;margin-top:103.6pt;width:34.2pt;height:9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" fillcolor="#4472c4 [3204]" strokecolor="#1f3763 [1604]" strokeweight="1pt">
                <v:textbox>
                  <w:txbxContent>
                    <w:p w14:paraId="2196BABB" w14:textId="1BB30EF1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教师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AB289" wp14:editId="65F1BA38">
                <wp:simplePos x="0" y="0"/>
                <wp:positionH relativeFrom="column">
                  <wp:posOffset>1129665</wp:posOffset>
                </wp:positionH>
                <wp:positionV relativeFrom="paragraph">
                  <wp:posOffset>1315720</wp:posOffset>
                </wp:positionV>
                <wp:extent cx="434340" cy="1143000"/>
                <wp:effectExtent l="0" t="0" r="22860" b="19050"/>
                <wp:wrapNone/>
                <wp:docPr id="56" name="流程图: 过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871E0" w14:textId="27B681E0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B289" id="流程图: 过程 56" o:spid="_x0000_s1035" type="#_x0000_t109" style="position:absolute;left:0;text-align:left;margin-left:88.95pt;margin-top:103.6pt;width:34.2pt;height:9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" fillcolor="#4472c4 [3204]" strokecolor="#1f3763 [1604]" strokeweight="1pt">
                <v:textbox>
                  <w:txbxContent>
                    <w:p w14:paraId="20A871E0" w14:textId="27B681E0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BC75DB" wp14:editId="2436D0B7">
                <wp:simplePos x="0" y="0"/>
                <wp:positionH relativeFrom="column">
                  <wp:posOffset>2988945</wp:posOffset>
                </wp:positionH>
                <wp:positionV relativeFrom="paragraph">
                  <wp:posOffset>2466340</wp:posOffset>
                </wp:positionV>
                <wp:extent cx="0" cy="678180"/>
                <wp:effectExtent l="76200" t="0" r="95250" b="6477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0A833" id="直接箭头连接符 61" o:spid="_x0000_s1026" type="#_x0000_t32" style="position:absolute;left:0;text-align:left;margin-left:235.35pt;margin-top:194.2pt;width:0;height:53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B35A4E" wp14:editId="10944C11">
                <wp:simplePos x="0" y="0"/>
                <wp:positionH relativeFrom="column">
                  <wp:posOffset>1325880</wp:posOffset>
                </wp:positionH>
                <wp:positionV relativeFrom="paragraph">
                  <wp:posOffset>2475865</wp:posOffset>
                </wp:positionV>
                <wp:extent cx="0" cy="678180"/>
                <wp:effectExtent l="76200" t="0" r="95250" b="6477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8C55A" id="直接箭头连接符 59" o:spid="_x0000_s1026" type="#_x0000_t32" style="position:absolute;left:0;text-align:left;margin-left:104.4pt;margin-top:194.95pt;width:0;height:53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338710" wp14:editId="3244B303">
                <wp:simplePos x="0" y="0"/>
                <wp:positionH relativeFrom="column">
                  <wp:posOffset>4053840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0E5CC" id="直接箭头连接符 87" o:spid="_x0000_s1026" type="#_x0000_t32" style="position:absolute;left:0;text-align:left;margin-left:319.2pt;margin-top:250.75pt;width:0;height:115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BF339E" wp14:editId="1F4196D9">
                <wp:simplePos x="0" y="0"/>
                <wp:positionH relativeFrom="column">
                  <wp:posOffset>4471035</wp:posOffset>
                </wp:positionH>
                <wp:positionV relativeFrom="paragraph">
                  <wp:posOffset>3186430</wp:posOffset>
                </wp:positionV>
                <wp:extent cx="0" cy="1470660"/>
                <wp:effectExtent l="76200" t="0" r="57150" b="5334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5406A" id="直接箭头连接符 88" o:spid="_x0000_s1026" type="#_x0000_t32" style="position:absolute;left:0;text-align:left;margin-left:352.05pt;margin-top:250.9pt;width:0;height:115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BB7368" wp14:editId="6C29EBA2">
                <wp:simplePos x="0" y="0"/>
                <wp:positionH relativeFrom="column">
                  <wp:posOffset>4907280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4F0EA" id="直接箭头连接符 89" o:spid="_x0000_s1026" type="#_x0000_t32" style="position:absolute;left:0;text-align:left;margin-left:386.4pt;margin-top:250.75pt;width:0;height:115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384CBF" wp14:editId="1814AC7D">
                <wp:simplePos x="0" y="0"/>
                <wp:positionH relativeFrom="column">
                  <wp:posOffset>5311140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3C9B" id="直接箭头连接符 90" o:spid="_x0000_s1026" type="#_x0000_t32" style="position:absolute;left:0;text-align:left;margin-left:418.2pt;margin-top:250.75pt;width:0;height:115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D4047F" wp14:editId="63D907FF">
                <wp:simplePos x="0" y="0"/>
                <wp:positionH relativeFrom="column">
                  <wp:posOffset>3878580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1" name="流程图: 过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27BC8" w14:textId="4A1665CB" w:rsidR="007E556C" w:rsidRDefault="007E556C" w:rsidP="009A1911">
                            <w:pPr>
                              <w:jc w:val="center"/>
                            </w:pPr>
                            <w:r>
                              <w:t>个人</w:t>
                            </w:r>
                            <w:r>
                              <w:rPr>
                                <w:rFonts w:hint="eastAsia"/>
                              </w:rPr>
                              <w:t>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047F" id="流程图: 过程 91" o:spid="_x0000_s1036" type="#_x0000_t109" style="position:absolute;left:0;text-align:left;margin-left:305.4pt;margin-top:368.35pt;width:28.2pt;height:140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" fillcolor="#4472c4 [3204]" strokecolor="#1f3763 [1604]" strokeweight="1pt">
                <v:textbox>
                  <w:txbxContent>
                    <w:p w14:paraId="65F27BC8" w14:textId="4A1665CB" w:rsidR="007E556C" w:rsidRDefault="007E556C" w:rsidP="009A1911">
                      <w:pPr>
                        <w:jc w:val="center"/>
                      </w:pPr>
                      <w:r>
                        <w:t>个人</w:t>
                      </w:r>
                      <w:r>
                        <w:rPr>
                          <w:rFonts w:hint="eastAsia"/>
                        </w:rPr>
                        <w:t>基础信息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84E3F3" wp14:editId="1F74EDF1">
                <wp:simplePos x="0" y="0"/>
                <wp:positionH relativeFrom="column">
                  <wp:posOffset>4297680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2" name="流程图: 过程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180F4" w14:textId="14C3E714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E3F3" id="流程图: 过程 92" o:spid="_x0000_s1037" type="#_x0000_t109" style="position:absolute;left:0;text-align:left;margin-left:338.4pt;margin-top:368.35pt;width:28.2pt;height:140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" fillcolor="#4472c4 [3204]" strokecolor="#1f3763 [1604]" strokeweight="1pt">
                <v:textbox>
                  <w:txbxContent>
                    <w:p w14:paraId="2BF180F4" w14:textId="14C3E714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个人家庭信息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5B9DD4" wp14:editId="79FDFA36">
                <wp:simplePos x="0" y="0"/>
                <wp:positionH relativeFrom="column">
                  <wp:posOffset>4724400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93" name="流程图: 过程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7ED5A" w14:textId="42BBD5CE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B9DD4" id="流程图: 过程 93" o:spid="_x0000_s1038" type="#_x0000_t109" style="position:absolute;left:0;text-align:left;margin-left:372pt;margin-top:368.35pt;width:28.2pt;height:140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" fillcolor="#4472c4 [3204]" strokecolor="#1f3763 [1604]" strokeweight="1pt">
                <v:textbox>
                  <w:txbxContent>
                    <w:p w14:paraId="1CF7ED5A" w14:textId="42BBD5CE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个人获奖信息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A2603D1" wp14:editId="20F534F9">
                <wp:simplePos x="0" y="0"/>
                <wp:positionH relativeFrom="column">
                  <wp:posOffset>5133975</wp:posOffset>
                </wp:positionH>
                <wp:positionV relativeFrom="paragraph">
                  <wp:posOffset>4679950</wp:posOffset>
                </wp:positionV>
                <wp:extent cx="358140" cy="1783080"/>
                <wp:effectExtent l="0" t="0" r="22860" b="26670"/>
                <wp:wrapNone/>
                <wp:docPr id="94" name="流程图: 过程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B26A3" w14:textId="331C5FF2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个人出勤信息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603D1" id="流程图: 过程 94" o:spid="_x0000_s1039" type="#_x0000_t109" style="position:absolute;left:0;text-align:left;margin-left:404.25pt;margin-top:368.5pt;width:28.2pt;height:140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" fillcolor="#4472c4 [3204]" strokecolor="#1f3763 [1604]" strokeweight="1pt">
                <v:textbox>
                  <w:txbxContent>
                    <w:p w14:paraId="730B26A3" w14:textId="331C5FF2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个人出勤信息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23FE87" wp14:editId="05E0ED1D">
                <wp:simplePos x="0" y="0"/>
                <wp:positionH relativeFrom="column">
                  <wp:posOffset>2377440</wp:posOffset>
                </wp:positionH>
                <wp:positionV relativeFrom="paragraph">
                  <wp:posOffset>3184525</wp:posOffset>
                </wp:positionV>
                <wp:extent cx="1242060" cy="0"/>
                <wp:effectExtent l="0" t="0" r="0" b="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3BA7F1" id="直接连接符 77" o:spid="_x0000_s1026" style="position:absolute;left:0;text-align:lef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2pt,250.75pt" to="285pt,2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C76A3D" wp14:editId="5AFF0EA0">
                <wp:simplePos x="0" y="0"/>
                <wp:positionH relativeFrom="column">
                  <wp:posOffset>2369820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E4C47" id="直接箭头连接符 78" o:spid="_x0000_s1026" type="#_x0000_t32" style="position:absolute;left:0;text-align:left;margin-left:186.6pt;margin-top:250.75pt;width:0;height:115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72B317" wp14:editId="749A3563">
                <wp:simplePos x="0" y="0"/>
                <wp:positionH relativeFrom="column">
                  <wp:posOffset>2787015</wp:posOffset>
                </wp:positionH>
                <wp:positionV relativeFrom="paragraph">
                  <wp:posOffset>3186430</wp:posOffset>
                </wp:positionV>
                <wp:extent cx="0" cy="1470660"/>
                <wp:effectExtent l="76200" t="0" r="57150" b="5334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3F126" id="直接箭头连接符 79" o:spid="_x0000_s1026" type="#_x0000_t32" style="position:absolute;left:0;text-align:left;margin-left:219.45pt;margin-top:250.9pt;width:0;height:11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3A2952" wp14:editId="3A6CA246">
                <wp:simplePos x="0" y="0"/>
                <wp:positionH relativeFrom="column">
                  <wp:posOffset>3223260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6D5B3" id="直接箭头连接符 80" o:spid="_x0000_s1026" type="#_x0000_t32" style="position:absolute;left:0;text-align:left;margin-left:253.8pt;margin-top:250.75pt;width:0;height:115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0A2EFF" wp14:editId="641FFE53">
                <wp:simplePos x="0" y="0"/>
                <wp:positionH relativeFrom="column">
                  <wp:posOffset>3627120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8E0E5" id="直接箭头连接符 81" o:spid="_x0000_s1026" type="#_x0000_t32" style="position:absolute;left:0;text-align:left;margin-left:285.6pt;margin-top:250.75pt;width:0;height:115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A0A9CE" wp14:editId="714E4E55">
                <wp:simplePos x="0" y="0"/>
                <wp:positionH relativeFrom="column">
                  <wp:posOffset>2194560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2" name="流程图: 过程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BDA10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0A9CE" id="流程图: 过程 82" o:spid="_x0000_s1040" type="#_x0000_t109" style="position:absolute;left:0;text-align:left;margin-left:172.8pt;margin-top:368.35pt;width:28.2pt;height:140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7vB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" fillcolor="#4472c4 [3204]" strokecolor="#1f3763 [1604]" strokeweight="1pt">
                <v:textbox>
                  <w:txbxContent>
                    <w:p w14:paraId="368BDA10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学生基础信息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732553" wp14:editId="0B4F03B8">
                <wp:simplePos x="0" y="0"/>
                <wp:positionH relativeFrom="column">
                  <wp:posOffset>2613660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3" name="流程图: 过程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5CC65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2553" id="流程图: 过程 83" o:spid="_x0000_s1041" type="#_x0000_t109" style="position:absolute;left:0;text-align:left;margin-left:205.8pt;margin-top:368.35pt;width:28.2pt;height:14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4Ey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" fillcolor="#4472c4 [3204]" strokecolor="#1f3763 [1604]" strokeweight="1pt">
                <v:textbox>
                  <w:txbxContent>
                    <w:p w14:paraId="6965CC65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学生家庭信息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204B6E" wp14:editId="7B6FCE6C">
                <wp:simplePos x="0" y="0"/>
                <wp:positionH relativeFrom="column">
                  <wp:posOffset>3040380</wp:posOffset>
                </wp:positionH>
                <wp:positionV relativeFrom="paragraph">
                  <wp:posOffset>4678045</wp:posOffset>
                </wp:positionV>
                <wp:extent cx="358140" cy="1783080"/>
                <wp:effectExtent l="0" t="0" r="22860" b="26670"/>
                <wp:wrapNone/>
                <wp:docPr id="84" name="流程图: 过程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B54EA1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04B6E" id="流程图: 过程 84" o:spid="_x0000_s1042" type="#_x0000_t109" style="position:absolute;left:0;text-align:left;margin-left:239.4pt;margin-top:368.35pt;width:28.2pt;height:140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" fillcolor="#4472c4 [3204]" strokecolor="#1f3763 [1604]" strokeweight="1pt">
                <v:textbox>
                  <w:txbxContent>
                    <w:p w14:paraId="3AB54EA1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学生获奖信息</w:t>
                      </w:r>
                    </w:p>
                  </w:txbxContent>
                </v:textbox>
              </v:shape>
            </w:pict>
          </mc:Fallback>
        </mc:AlternateContent>
      </w: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D5EB94" wp14:editId="15C681D7">
                <wp:simplePos x="0" y="0"/>
                <wp:positionH relativeFrom="column">
                  <wp:posOffset>3449955</wp:posOffset>
                </wp:positionH>
                <wp:positionV relativeFrom="paragraph">
                  <wp:posOffset>4679950</wp:posOffset>
                </wp:positionV>
                <wp:extent cx="358140" cy="1783080"/>
                <wp:effectExtent l="0" t="0" r="22860" b="26670"/>
                <wp:wrapNone/>
                <wp:docPr id="85" name="流程图: 过程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FEE55" w14:textId="77777777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5EB94" id="流程图: 过程 85" o:spid="_x0000_s1043" type="#_x0000_t109" style="position:absolute;left:0;text-align:left;margin-left:271.65pt;margin-top:368.5pt;width:28.2pt;height:14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" fillcolor="#4472c4 [3204]" strokecolor="#1f3763 [1604]" strokeweight="1pt">
                <v:textbox>
                  <w:txbxContent>
                    <w:p w14:paraId="15DFEE55" w14:textId="77777777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学生出勤信息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C1A40E" wp14:editId="3965E9C8">
                <wp:simplePos x="0" y="0"/>
                <wp:positionH relativeFrom="column">
                  <wp:posOffset>1533525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4C71" id="直接箭头连接符 68" o:spid="_x0000_s1026" type="#_x0000_t32" style="position:absolute;left:0;text-align:left;margin-left:120.75pt;margin-top:250.6pt;width:0;height:115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82AB97" wp14:editId="0147C53A">
                <wp:simplePos x="0" y="0"/>
                <wp:positionH relativeFrom="column">
                  <wp:posOffset>1097280</wp:posOffset>
                </wp:positionH>
                <wp:positionV relativeFrom="paragraph">
                  <wp:posOffset>3184525</wp:posOffset>
                </wp:positionV>
                <wp:extent cx="0" cy="1470660"/>
                <wp:effectExtent l="76200" t="0" r="57150" b="5334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FBBD0" id="直接箭头连接符 67" o:spid="_x0000_s1026" type="#_x0000_t32" style="position:absolute;left:0;text-align:left;margin-left:86.4pt;margin-top:250.75pt;width:0;height:11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7AE6416" wp14:editId="42DBB1FB">
                <wp:simplePos x="0" y="0"/>
                <wp:positionH relativeFrom="column">
                  <wp:posOffset>1937385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60B71" id="直接箭头连接符 69" o:spid="_x0000_s1026" type="#_x0000_t32" style="position:absolute;left:0;text-align:left;margin-left:152.55pt;margin-top:250.6pt;width:0;height:115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A5E999" wp14:editId="78AA9324">
                <wp:simplePos x="0" y="0"/>
                <wp:positionH relativeFrom="column">
                  <wp:posOffset>680085</wp:posOffset>
                </wp:positionH>
                <wp:positionV relativeFrom="paragraph">
                  <wp:posOffset>3182620</wp:posOffset>
                </wp:positionV>
                <wp:extent cx="0" cy="1470660"/>
                <wp:effectExtent l="76200" t="0" r="57150" b="5334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074B5E" id="直接箭头连接符 66" o:spid="_x0000_s1026" type="#_x0000_t32" style="position:absolute;left:0;text-align:left;margin-left:53.55pt;margin-top:250.6pt;width:0;height:115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E359F1" wp14:editId="2AD2EBBE">
                <wp:simplePos x="0" y="0"/>
                <wp:positionH relativeFrom="column">
                  <wp:posOffset>687705</wp:posOffset>
                </wp:positionH>
                <wp:positionV relativeFrom="paragraph">
                  <wp:posOffset>3182620</wp:posOffset>
                </wp:positionV>
                <wp:extent cx="1242060" cy="0"/>
                <wp:effectExtent l="0" t="0" r="0" b="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34AD6B" id="直接连接符 6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15pt,250.6pt" to="151.95pt,2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88CA9B" wp14:editId="5EBA4416">
                <wp:simplePos x="0" y="0"/>
                <wp:positionH relativeFrom="margin">
                  <wp:posOffset>2265045</wp:posOffset>
                </wp:positionH>
                <wp:positionV relativeFrom="paragraph">
                  <wp:posOffset>3685540</wp:posOffset>
                </wp:positionV>
                <wp:extent cx="1470660" cy="312420"/>
                <wp:effectExtent l="0" t="0" r="15240" b="11430"/>
                <wp:wrapNone/>
                <wp:docPr id="96" name="流程图: 过程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72B1B" w14:textId="22D753A3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CA9B" id="流程图: 过程 96" o:spid="_x0000_s1044" type="#_x0000_t109" style="position:absolute;left:0;text-align:left;margin-left:178.35pt;margin-top:290.2pt;width:115.8pt;height:24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" fillcolor="#4472c4 [3204]" strokecolor="#1f3763 [1604]" strokeweight="1pt">
                <v:textbox>
                  <w:txbxContent>
                    <w:p w14:paraId="11E72B1B" w14:textId="22D753A3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608F8F" wp14:editId="15119628">
                <wp:simplePos x="0" y="0"/>
                <wp:positionH relativeFrom="margin">
                  <wp:posOffset>565785</wp:posOffset>
                </wp:positionH>
                <wp:positionV relativeFrom="paragraph">
                  <wp:posOffset>3693160</wp:posOffset>
                </wp:positionV>
                <wp:extent cx="1470660" cy="312420"/>
                <wp:effectExtent l="0" t="0" r="15240" b="11430"/>
                <wp:wrapNone/>
                <wp:docPr id="95" name="流程图: 过程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CE4ED" w14:textId="65878C37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增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删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08F8F" id="流程图: 过程 95" o:spid="_x0000_s1045" type="#_x0000_t109" style="position:absolute;left:0;text-align:left;margin-left:44.55pt;margin-top:290.8pt;width:115.8pt;height:24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" fillcolor="#4472c4 [3204]" strokecolor="#1f3763 [1604]" strokeweight="1pt">
                <v:textbox>
                  <w:txbxContent>
                    <w:p w14:paraId="0E3CE4ED" w14:textId="65878C37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增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删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改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921EAC" wp14:editId="182D1880">
                <wp:simplePos x="0" y="0"/>
                <wp:positionH relativeFrom="column">
                  <wp:posOffset>923925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4" name="流程图: 过程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9552F" w14:textId="4D06238F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学生家庭信息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21EAC" id="流程图: 过程 74" o:spid="_x0000_s1046" type="#_x0000_t109" style="position:absolute;left:0;text-align:left;margin-left:72.75pt;margin-top:368.2pt;width:28.2pt;height:140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" fillcolor="#4472c4 [3204]" strokecolor="#1f3763 [1604]" strokeweight="1pt">
                <v:textbox>
                  <w:txbxContent>
                    <w:p w14:paraId="58B9552F" w14:textId="4D06238F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学生家庭信息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4CF029C" wp14:editId="171B94ED">
                <wp:simplePos x="0" y="0"/>
                <wp:positionH relativeFrom="column">
                  <wp:posOffset>1350645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5" name="流程图: 过程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CD6F5" w14:textId="70D0F665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学生获奖信息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029C" id="流程图: 过程 75" o:spid="_x0000_s1047" type="#_x0000_t109" style="position:absolute;left:0;text-align:left;margin-left:106.35pt;margin-top:368.2pt;width:28.2pt;height:14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" fillcolor="#4472c4 [3204]" strokecolor="#1f3763 [1604]" strokeweight="1pt">
                <v:textbox>
                  <w:txbxContent>
                    <w:p w14:paraId="2BDCD6F5" w14:textId="70D0F665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学生获奖信息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2B6FE0" wp14:editId="2C280A30">
                <wp:simplePos x="0" y="0"/>
                <wp:positionH relativeFrom="column">
                  <wp:posOffset>504825</wp:posOffset>
                </wp:positionH>
                <wp:positionV relativeFrom="paragraph">
                  <wp:posOffset>4676140</wp:posOffset>
                </wp:positionV>
                <wp:extent cx="358140" cy="1783080"/>
                <wp:effectExtent l="0" t="0" r="22860" b="26670"/>
                <wp:wrapNone/>
                <wp:docPr id="70" name="流程图: 过程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43B59" w14:textId="449B50B9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学生基础信息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6FE0" id="流程图: 过程 70" o:spid="_x0000_s1048" type="#_x0000_t109" style="position:absolute;left:0;text-align:left;margin-left:39.75pt;margin-top:368.2pt;width:28.2pt;height:140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" fillcolor="#4472c4 [3204]" strokecolor="#1f3763 [1604]" strokeweight="1pt">
                <v:textbox>
                  <w:txbxContent>
                    <w:p w14:paraId="35E43B59" w14:textId="449B50B9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学生基础信息</w:t>
                      </w:r>
                    </w:p>
                  </w:txbxContent>
                </v:textbox>
              </v:shape>
            </w:pict>
          </mc:Fallback>
        </mc:AlternateContent>
      </w:r>
    </w:p>
    <w:p w14:paraId="470536BC" w14:textId="182E86E2" w:rsidR="00CD3784" w:rsidRDefault="007631EA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321812" wp14:editId="7531CA04">
                <wp:simplePos x="0" y="0"/>
                <wp:positionH relativeFrom="column">
                  <wp:posOffset>4655820</wp:posOffset>
                </wp:positionH>
                <wp:positionV relativeFrom="paragraph">
                  <wp:posOffset>243205</wp:posOffset>
                </wp:positionV>
                <wp:extent cx="0" cy="678180"/>
                <wp:effectExtent l="76200" t="0" r="95250" b="647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8DA" id="直接箭头连接符 55" o:spid="_x0000_s1026" type="#_x0000_t32" style="position:absolute;left:0;text-align:left;margin-left:366.6pt;margin-top:19.15pt;width:0;height:53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2F34C4" wp14:editId="4BF94678">
                <wp:simplePos x="0" y="0"/>
                <wp:positionH relativeFrom="column">
                  <wp:posOffset>1350645</wp:posOffset>
                </wp:positionH>
                <wp:positionV relativeFrom="paragraph">
                  <wp:posOffset>248920</wp:posOffset>
                </wp:positionV>
                <wp:extent cx="0" cy="678180"/>
                <wp:effectExtent l="76200" t="0" r="95250" b="6477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2A111" id="直接箭头连接符 53" o:spid="_x0000_s1026" type="#_x0000_t32" style="position:absolute;left:0;text-align:left;margin-left:106.35pt;margin-top:19.6pt;width:0;height:53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255941AD" w14:textId="6F512411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71A39B1F" w14:textId="639D3E3A" w:rsidR="00275CBE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0AF83D" wp14:editId="0CEB8A81">
                <wp:simplePos x="0" y="0"/>
                <wp:positionH relativeFrom="column">
                  <wp:posOffset>4451985</wp:posOffset>
                </wp:positionH>
                <wp:positionV relativeFrom="paragraph">
                  <wp:posOffset>195580</wp:posOffset>
                </wp:positionV>
                <wp:extent cx="434340" cy="1143000"/>
                <wp:effectExtent l="0" t="0" r="22860" b="19050"/>
                <wp:wrapNone/>
                <wp:docPr id="58" name="流程图: 过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143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6359A" w14:textId="64774B00" w:rsidR="007E556C" w:rsidRDefault="007E556C" w:rsidP="007833B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AF83D" id="流程图: 过程 58" o:spid="_x0000_s1049" type="#_x0000_t109" style="position:absolute;left:0;text-align:left;margin-left:350.55pt;margin-top:15.4pt;width:34.2pt;height:9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" fillcolor="#4472c4 [3204]" strokecolor="#1f3763 [1604]" strokeweight="1pt">
                <v:textbox>
                  <w:txbxContent>
                    <w:p w14:paraId="3466359A" w14:textId="64774B00" w:rsidR="007E556C" w:rsidRDefault="007E556C" w:rsidP="007833B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</w:t>
                      </w:r>
                    </w:p>
                  </w:txbxContent>
                </v:textbox>
              </v:shape>
            </w:pict>
          </mc:Fallback>
        </mc:AlternateContent>
      </w:r>
    </w:p>
    <w:p w14:paraId="4B67432E" w14:textId="1F5D93B8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56FB167" w14:textId="623DF1CD" w:rsidR="00275CBE" w:rsidRDefault="00275CBE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7D93CFE4" w14:textId="3B277852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C74BF5" wp14:editId="3739B7B8">
                <wp:simplePos x="0" y="0"/>
                <wp:positionH relativeFrom="column">
                  <wp:posOffset>4671060</wp:posOffset>
                </wp:positionH>
                <wp:positionV relativeFrom="paragraph">
                  <wp:posOffset>235585</wp:posOffset>
                </wp:positionV>
                <wp:extent cx="0" cy="678180"/>
                <wp:effectExtent l="76200" t="0" r="95250" b="6477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EF980" id="直接箭头连接符 60" o:spid="_x0000_s1026" type="#_x0000_t32" style="position:absolute;left:0;text-align:left;margin-left:367.8pt;margin-top:18.55pt;width:0;height:53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31946657" w14:textId="18B4605F" w:rsidR="007833B8" w:rsidRPr="009A1911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4C424A20" w14:textId="0A70CEEF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 w:rsidRPr="009A1911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20C85F" wp14:editId="0597D08B">
                <wp:simplePos x="0" y="0"/>
                <wp:positionH relativeFrom="column">
                  <wp:posOffset>4061460</wp:posOffset>
                </wp:positionH>
                <wp:positionV relativeFrom="paragraph">
                  <wp:posOffset>197485</wp:posOffset>
                </wp:positionV>
                <wp:extent cx="1242060" cy="0"/>
                <wp:effectExtent l="0" t="0" r="0" b="0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F13BAA" id="直接连接符 86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9.8pt,15.55pt" to="417.6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</w:p>
    <w:p w14:paraId="73D87AFC" w14:textId="6AE1D559" w:rsidR="007833B8" w:rsidRDefault="00CA7AD0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6F33CA0" wp14:editId="091ADA59">
                <wp:simplePos x="0" y="0"/>
                <wp:positionH relativeFrom="margin">
                  <wp:posOffset>3971925</wp:posOffset>
                </wp:positionH>
                <wp:positionV relativeFrom="paragraph">
                  <wp:posOffset>332740</wp:posOffset>
                </wp:positionV>
                <wp:extent cx="1470660" cy="312420"/>
                <wp:effectExtent l="0" t="0" r="15240" b="11430"/>
                <wp:wrapNone/>
                <wp:docPr id="98" name="流程图: 过程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3124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10381" w14:textId="54CAFA75" w:rsidR="007E556C" w:rsidRPr="00420CBA" w:rsidRDefault="007E556C" w:rsidP="00CA7AD0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3CA0" id="流程图: 过程 98" o:spid="_x0000_s1050" type="#_x0000_t109" style="position:absolute;left:0;text-align:left;margin-left:312.75pt;margin-top:26.2pt;width:115.8pt;height:24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" fillcolor="#4472c4 [3204]" strokecolor="#1f3763 [1604]" strokeweight="1pt">
                <v:textbox>
                  <w:txbxContent>
                    <w:p w14:paraId="7A110381" w14:textId="54CAFA75" w:rsidR="007E556C" w:rsidRPr="00420CBA" w:rsidRDefault="007E556C" w:rsidP="00CA7AD0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改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5B10A2" w14:textId="2534AC50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51AABCDA" w14:textId="5220A3DD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358E6D2" w14:textId="33971773" w:rsidR="007833B8" w:rsidRDefault="009A1911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38D9FF" wp14:editId="517C9035">
                <wp:simplePos x="0" y="0"/>
                <wp:positionH relativeFrom="column">
                  <wp:posOffset>1760220</wp:posOffset>
                </wp:positionH>
                <wp:positionV relativeFrom="paragraph">
                  <wp:posOffset>197485</wp:posOffset>
                </wp:positionV>
                <wp:extent cx="358140" cy="1783080"/>
                <wp:effectExtent l="0" t="0" r="22860" b="26670"/>
                <wp:wrapNone/>
                <wp:docPr id="76" name="流程图: 过程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8308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B5363" w14:textId="4CAF7C5F" w:rsidR="007E556C" w:rsidRDefault="007E556C" w:rsidP="009A191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学生出勤信息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8D9FF" id="流程图: 过程 76" o:spid="_x0000_s1051" type="#_x0000_t109" style="position:absolute;left:0;text-align:left;margin-left:138.6pt;margin-top:15.55pt;width:28.2pt;height:140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" fillcolor="#4472c4 [3204]" strokecolor="#1f3763 [1604]" strokeweight="1pt">
                <v:textbox>
                  <w:txbxContent>
                    <w:p w14:paraId="065B5363" w14:textId="4CAF7C5F" w:rsidR="007E556C" w:rsidRDefault="007E556C" w:rsidP="009A191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学生出勤信息</w:t>
                      </w:r>
                    </w:p>
                  </w:txbxContent>
                </v:textbox>
              </v:shape>
            </w:pict>
          </mc:Fallback>
        </mc:AlternateContent>
      </w:r>
    </w:p>
    <w:p w14:paraId="5F1B1B49" w14:textId="6B2E6FAA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634CB050" w14:textId="746A9DA8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3A9D7693" w14:textId="71D889B7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B2837FB" w14:textId="6F54A717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1D9B0283" w14:textId="59E8215B" w:rsidR="007833B8" w:rsidRDefault="007833B8" w:rsidP="00427AC3">
      <w:pPr>
        <w:pStyle w:val="a5"/>
        <w:spacing w:line="360" w:lineRule="auto"/>
        <w:ind w:leftChars="20" w:left="42" w:firstLineChars="137" w:firstLine="329"/>
        <w:rPr>
          <w:rFonts w:ascii="宋体" w:hAnsi="宋体"/>
          <w:sz w:val="24"/>
        </w:rPr>
      </w:pPr>
    </w:p>
    <w:p w14:paraId="3954848A" w14:textId="79D12561" w:rsidR="007833B8" w:rsidRDefault="00CA7AD0" w:rsidP="00CA7AD0">
      <w:pPr>
        <w:pStyle w:val="a5"/>
        <w:spacing w:line="360" w:lineRule="auto"/>
        <w:ind w:leftChars="20" w:left="42" w:firstLineChars="137" w:firstLine="329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图2-2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学生信息管理系统流程图</w:t>
      </w:r>
    </w:p>
    <w:p w14:paraId="2E11A33D" w14:textId="77777777" w:rsidR="003303C5" w:rsidRPr="007417BF" w:rsidRDefault="003303C5">
      <w:pPr>
        <w:pStyle w:val="2"/>
        <w:spacing w:before="0" w:after="0" w:line="360" w:lineRule="auto"/>
        <w:rPr>
          <w:b w:val="0"/>
          <w:sz w:val="28"/>
        </w:rPr>
      </w:pPr>
      <w:bookmarkStart w:id="30" w:name="_Toc139276106"/>
      <w:bookmarkStart w:id="31" w:name="_Toc43456417"/>
      <w:r w:rsidRPr="007417BF">
        <w:rPr>
          <w:rFonts w:hint="eastAsia"/>
          <w:b w:val="0"/>
          <w:sz w:val="28"/>
        </w:rPr>
        <w:lastRenderedPageBreak/>
        <w:t>2.</w:t>
      </w:r>
      <w:r w:rsidR="00CD3784">
        <w:rPr>
          <w:rFonts w:hint="eastAsia"/>
          <w:b w:val="0"/>
          <w:sz w:val="28"/>
        </w:rPr>
        <w:t>3</w:t>
      </w:r>
      <w:r w:rsidR="00A1799A" w:rsidRPr="007417BF">
        <w:rPr>
          <w:rFonts w:hint="eastAsia"/>
          <w:b w:val="0"/>
          <w:sz w:val="28"/>
        </w:rPr>
        <w:t xml:space="preserve"> </w:t>
      </w:r>
      <w:bookmarkEnd w:id="30"/>
      <w:r w:rsidR="00D2026B" w:rsidRPr="007417BF">
        <w:rPr>
          <w:rFonts w:hint="eastAsia"/>
          <w:b w:val="0"/>
          <w:sz w:val="28"/>
        </w:rPr>
        <w:t>模块</w:t>
      </w:r>
      <w:r w:rsidR="00A1799A" w:rsidRPr="007417BF">
        <w:rPr>
          <w:rFonts w:hint="eastAsia"/>
          <w:b w:val="0"/>
          <w:sz w:val="28"/>
        </w:rPr>
        <w:t>功能</w:t>
      </w:r>
      <w:bookmarkEnd w:id="31"/>
    </w:p>
    <w:p w14:paraId="75B025F0" w14:textId="6C6B21BC" w:rsidR="003303C5" w:rsidRDefault="006526DD" w:rsidP="00D2026B">
      <w:pPr>
        <w:pStyle w:val="3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bookmarkStart w:id="32" w:name="_Toc43456418"/>
      <w:r w:rsidRPr="007417BF">
        <w:rPr>
          <w:rFonts w:ascii="Arial" w:eastAsia="黑体" w:hAnsi="Arial" w:cs="Arial"/>
          <w:b w:val="0"/>
          <w:sz w:val="24"/>
          <w:szCs w:val="24"/>
        </w:rPr>
        <w:t>2</w:t>
      </w:r>
      <w:r w:rsidR="00D2026B" w:rsidRPr="007417BF">
        <w:rPr>
          <w:rFonts w:ascii="Arial" w:eastAsia="黑体" w:hAnsi="Arial" w:cs="Arial"/>
          <w:b w:val="0"/>
          <w:sz w:val="24"/>
          <w:szCs w:val="24"/>
        </w:rPr>
        <w:t>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/>
          <w:b w:val="0"/>
          <w:sz w:val="24"/>
          <w:szCs w:val="24"/>
        </w:rPr>
        <w:t xml:space="preserve">.1 </w:t>
      </w:r>
      <w:r w:rsidR="002A3A6F">
        <w:rPr>
          <w:rFonts w:ascii="黑体" w:eastAsia="黑体" w:hAnsi="黑体" w:hint="eastAsia"/>
          <w:b w:val="0"/>
          <w:sz w:val="24"/>
          <w:szCs w:val="24"/>
        </w:rPr>
        <w:t>登录功能</w:t>
      </w:r>
      <w:bookmarkEnd w:id="32"/>
    </w:p>
    <w:p w14:paraId="73268A74" w14:textId="68F877F0" w:rsidR="00A050ED" w:rsidRDefault="00A050ED" w:rsidP="00A050ED">
      <w:pPr>
        <w:spacing w:line="400" w:lineRule="exact"/>
        <w:ind w:firstLineChars="200" w:firstLine="480"/>
        <w:rPr>
          <w:sz w:val="24"/>
        </w:rPr>
      </w:pPr>
      <w:r w:rsidRPr="00A050ED">
        <w:rPr>
          <w:rFonts w:hint="eastAsia"/>
          <w:sz w:val="24"/>
        </w:rPr>
        <w:t>（</w:t>
      </w:r>
      <w:r w:rsidRPr="00A050ED">
        <w:rPr>
          <w:rFonts w:hint="eastAsia"/>
          <w:sz w:val="24"/>
        </w:rPr>
        <w:t>1</w:t>
      </w:r>
      <w:r w:rsidRPr="00A050ED">
        <w:rPr>
          <w:rFonts w:hint="eastAsia"/>
          <w:sz w:val="24"/>
        </w:rPr>
        <w:t>）</w:t>
      </w:r>
      <w:r>
        <w:rPr>
          <w:rFonts w:hint="eastAsia"/>
          <w:sz w:val="24"/>
        </w:rPr>
        <w:t>管理员登录</w:t>
      </w:r>
    </w:p>
    <w:p w14:paraId="2B1DB625" w14:textId="0647EE51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进入到登录页面，选择管理员登录选项，输入管理员的管理员用户名和密码即可登录本学生信息登陆系统。</w:t>
      </w:r>
    </w:p>
    <w:p w14:paraId="01AC4CAC" w14:textId="7C01D35A" w:rsidR="00D2026B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所需数据为管理员用户名和密码。</w:t>
      </w:r>
    </w:p>
    <w:p w14:paraId="2FE33785" w14:textId="0B3BCCB6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）教师登录</w:t>
      </w:r>
    </w:p>
    <w:p w14:paraId="113450A8" w14:textId="722E2704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进入到登录页面，选择教师登录选项，输入教师的教师用户名和密码即可登录本学生信息登陆系统。</w:t>
      </w:r>
    </w:p>
    <w:p w14:paraId="10290869" w14:textId="41837C37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所需数据为教师用户名和密码。</w:t>
      </w:r>
    </w:p>
    <w:p w14:paraId="5E9D71C6" w14:textId="2313C98A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）学生登录</w:t>
      </w:r>
    </w:p>
    <w:p w14:paraId="0BBA10C1" w14:textId="382AD0B7" w:rsid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进入到登录页面，选择学生登录选项，输入学生的学生用户名和密码即可登录本学生信息登陆系统。</w:t>
      </w:r>
    </w:p>
    <w:p w14:paraId="4927822F" w14:textId="00C82678" w:rsidR="00A050ED" w:rsidRPr="00A050ED" w:rsidRDefault="00A050ED" w:rsidP="00A050ED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所需数据为学生用户名和密码（用户名为学生姓名，密码为学生学号）。</w:t>
      </w:r>
    </w:p>
    <w:p w14:paraId="705677E0" w14:textId="6A236D97" w:rsidR="006A4BD2" w:rsidRPr="006A4BD2" w:rsidRDefault="00D2026B" w:rsidP="006A4BD2">
      <w:pPr>
        <w:pStyle w:val="3"/>
        <w:spacing w:before="0" w:after="0" w:line="360" w:lineRule="auto"/>
        <w:rPr>
          <w:rFonts w:ascii="Arial" w:eastAsia="黑体" w:hAnsi="Arial" w:cs="Arial"/>
          <w:b w:val="0"/>
          <w:sz w:val="24"/>
          <w:szCs w:val="24"/>
        </w:rPr>
      </w:pPr>
      <w:bookmarkStart w:id="33" w:name="_Toc43456419"/>
      <w:r w:rsidRPr="007417BF">
        <w:rPr>
          <w:rFonts w:ascii="Arial" w:eastAsia="黑体" w:hAnsi="Arial" w:cs="Arial" w:hint="eastAsia"/>
          <w:b w:val="0"/>
          <w:bCs w:val="0"/>
          <w:sz w:val="24"/>
          <w:szCs w:val="24"/>
        </w:rPr>
        <w:t>2.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 xml:space="preserve">.2 </w:t>
      </w:r>
      <w:r w:rsidR="00A050ED">
        <w:rPr>
          <w:rFonts w:ascii="Arial" w:eastAsia="黑体" w:hAnsi="Arial" w:cs="Arial" w:hint="eastAsia"/>
          <w:b w:val="0"/>
          <w:sz w:val="24"/>
          <w:szCs w:val="24"/>
        </w:rPr>
        <w:t>新增学生</w:t>
      </w:r>
      <w:r w:rsidR="006A4BD2">
        <w:rPr>
          <w:rFonts w:ascii="Arial" w:eastAsia="黑体" w:hAnsi="Arial" w:cs="Arial" w:hint="eastAsia"/>
          <w:b w:val="0"/>
          <w:sz w:val="24"/>
          <w:szCs w:val="24"/>
        </w:rPr>
        <w:t>信息</w:t>
      </w:r>
      <w:bookmarkEnd w:id="33"/>
    </w:p>
    <w:p w14:paraId="641E2BB7" w14:textId="13F2ED43" w:rsidR="00D2026B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（1）新增学生基础信息</w:t>
      </w:r>
    </w:p>
    <w:p w14:paraId="6984D17E" w14:textId="20867C60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管理员权限可新增学生基础信息，包括学生学号、学生姓名、学生性别、学生年龄以及学生专业。</w:t>
      </w:r>
    </w:p>
    <w:p w14:paraId="625E384E" w14:textId="3417C949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在学生基础信息页面点击添加信息按钮，输入对应数据即可添加学生基础信息到数据库。</w:t>
      </w:r>
    </w:p>
    <w:p w14:paraId="0F91C4DF" w14:textId="5E45F3DE" w:rsidR="003939F5" w:rsidRDefault="003939F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教师和学生无权新增学生基础信息。</w:t>
      </w:r>
    </w:p>
    <w:p w14:paraId="4FA3ECC1" w14:textId="7E341100" w:rsidR="006A4BD2" w:rsidRDefault="006A4BD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（2）新增学生家庭信息</w:t>
      </w:r>
    </w:p>
    <w:p w14:paraId="1549AA16" w14:textId="77777777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管理员权限可新增学生家庭信息，包括学生学号、学生姓名、学生家庭地址、学生家庭人口数量以及学生家庭电话。</w:t>
      </w:r>
    </w:p>
    <w:p w14:paraId="153E7E91" w14:textId="6F7276EF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需要注意的是，添加的学生学号以及姓名需要在拥有学生基础信息的基础上，否则添加无效失败。</w:t>
      </w:r>
    </w:p>
    <w:p w14:paraId="2E7D3A9E" w14:textId="3CA97C31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在学生家庭信息页面点击添加信息按钮，输入对应数据即可添加学生基础信息到数据库。</w:t>
      </w:r>
    </w:p>
    <w:p w14:paraId="4D0E36E5" w14:textId="58A02B71" w:rsidR="003939F5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教师和学生无权新增学生家庭信息</w:t>
      </w:r>
    </w:p>
    <w:p w14:paraId="6BB1BEF4" w14:textId="6A14808C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（3）新增学生获奖信息</w:t>
      </w:r>
    </w:p>
    <w:p w14:paraId="3DFBB775" w14:textId="7C9B4B85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管理员权限可新增学生家庭信息，包括学生学号、学生姓名、学生获奖名称、学生获奖时间以及学生获奖备注。</w:t>
      </w:r>
    </w:p>
    <w:p w14:paraId="6FE8A9E8" w14:textId="7CB9DB3E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</w:t>
      </w:r>
      <w:r>
        <w:rPr>
          <w:rFonts w:ascii="宋体" w:hAnsi="宋体" w:hint="eastAsia"/>
          <w:sz w:val="24"/>
        </w:rPr>
        <w:lastRenderedPageBreak/>
        <w:t>添加无效失败。</w:t>
      </w:r>
    </w:p>
    <w:p w14:paraId="6873C463" w14:textId="13AF68A4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在学生获奖情况页面点击添加信息按钮，输入对应数据即可添加学生基础信息到数据库。</w:t>
      </w:r>
    </w:p>
    <w:p w14:paraId="4B4E2635" w14:textId="2C0AD244" w:rsidR="003939F5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教师和学生无权新增学生获奖信息。</w:t>
      </w:r>
    </w:p>
    <w:p w14:paraId="7356E631" w14:textId="42D8289C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（4）新增学生考勤信息</w:t>
      </w:r>
    </w:p>
    <w:p w14:paraId="57D92611" w14:textId="2912A8B2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管理员权限可新增学生家庭信息，包括学生学号、学生姓名、学生缺勤次数、学生缺勤处分以及学生缺勤备注。</w:t>
      </w:r>
    </w:p>
    <w:p w14:paraId="4041D77B" w14:textId="6114038D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需要注意的是，添加的学生学号以及姓名需要在拥有学生基础信息的基础上，否则添加无效失败。</w:t>
      </w:r>
    </w:p>
    <w:p w14:paraId="799ABC97" w14:textId="36313453" w:rsidR="006A4BD2" w:rsidRDefault="006A4BD2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在学生考勤情况页面点击添加信息按钮，输入对应数据即可添加学生基础信息到数据库。</w:t>
      </w:r>
    </w:p>
    <w:p w14:paraId="18B121C8" w14:textId="697DD8F2" w:rsidR="003939F5" w:rsidRPr="006A4BD2" w:rsidRDefault="003939F5" w:rsidP="006A4BD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教师和学生无权新增学生考勤信息。</w:t>
      </w:r>
    </w:p>
    <w:p w14:paraId="144FB192" w14:textId="505BF093" w:rsidR="004B1258" w:rsidRPr="004B1258" w:rsidRDefault="00FD66E6" w:rsidP="004B1258">
      <w:pPr>
        <w:pStyle w:val="3"/>
        <w:spacing w:before="0" w:after="0" w:line="360" w:lineRule="auto"/>
        <w:rPr>
          <w:rFonts w:ascii="Arial" w:eastAsia="黑体" w:hAnsi="Arial" w:cs="Arial"/>
          <w:b w:val="0"/>
          <w:sz w:val="24"/>
          <w:szCs w:val="24"/>
        </w:rPr>
      </w:pPr>
      <w:bookmarkStart w:id="34" w:name="_Toc43456420"/>
      <w:bookmarkStart w:id="35" w:name="_Toc107505473"/>
      <w:bookmarkStart w:id="36" w:name="_Toc108197579"/>
      <w:bookmarkStart w:id="37" w:name="_Toc139084205"/>
      <w:bookmarkStart w:id="38" w:name="_Toc139276109"/>
      <w:r w:rsidRPr="007417BF">
        <w:rPr>
          <w:rFonts w:ascii="Arial" w:eastAsia="黑体" w:hAnsi="Arial" w:cs="Arial" w:hint="eastAsia"/>
          <w:b w:val="0"/>
          <w:bCs w:val="0"/>
          <w:sz w:val="24"/>
          <w:szCs w:val="24"/>
        </w:rPr>
        <w:t>2.</w:t>
      </w:r>
      <w:r w:rsidR="00CD3784"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>.</w:t>
      </w:r>
      <w:r>
        <w:rPr>
          <w:rFonts w:ascii="Arial" w:eastAsia="黑体" w:hAnsi="Arial" w:cs="Arial" w:hint="eastAsia"/>
          <w:b w:val="0"/>
          <w:sz w:val="24"/>
          <w:szCs w:val="24"/>
        </w:rPr>
        <w:t>3</w:t>
      </w:r>
      <w:r w:rsidRPr="007417BF">
        <w:rPr>
          <w:rFonts w:ascii="Arial" w:eastAsia="黑体" w:hAnsi="Arial" w:cs="Arial" w:hint="eastAsia"/>
          <w:b w:val="0"/>
          <w:sz w:val="24"/>
          <w:szCs w:val="24"/>
        </w:rPr>
        <w:t xml:space="preserve"> </w:t>
      </w:r>
      <w:r w:rsidR="006A4BD2">
        <w:rPr>
          <w:rFonts w:ascii="Arial" w:eastAsia="黑体" w:hAnsi="Arial" w:cs="Arial" w:hint="eastAsia"/>
          <w:b w:val="0"/>
          <w:sz w:val="24"/>
          <w:szCs w:val="24"/>
        </w:rPr>
        <w:t>删除学生信息</w:t>
      </w:r>
      <w:bookmarkEnd w:id="34"/>
    </w:p>
    <w:p w14:paraId="298EF8DB" w14:textId="148A7F1A" w:rsidR="00AE662B" w:rsidRPr="00AE662B" w:rsidRDefault="003939F5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（1）删除学生基础信息</w:t>
      </w:r>
    </w:p>
    <w:p w14:paraId="561B47BA" w14:textId="1F11DE61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管理员权限可以删除学生基础信息。</w:t>
      </w:r>
    </w:p>
    <w:p w14:paraId="46798A15" w14:textId="1CBFA2F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需要注意，删除学生基础信息要确保要删除的学生在其他信息（包括学生家庭信息、学生获奖信息和学生考勤信息）任一信息系统里没有该学生的对应信息，方可删除，否则删除失败。</w:t>
      </w:r>
    </w:p>
    <w:p w14:paraId="7EDB5124" w14:textId="108C8C46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教师和学生无权删除学生基础信息。</w:t>
      </w:r>
    </w:p>
    <w:p w14:paraId="3A8CB759" w14:textId="7D99CE4E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（2）删除学生家庭信息</w:t>
      </w:r>
    </w:p>
    <w:p w14:paraId="09697A73" w14:textId="2A9173E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管理员权限可以删除学生家庭信息。</w:t>
      </w:r>
    </w:p>
    <w:p w14:paraId="2918237C" w14:textId="0971781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点击家庭信息页面“操作”中的删除按钮即可。</w:t>
      </w:r>
    </w:p>
    <w:p w14:paraId="611861D1" w14:textId="1A8025CD" w:rsidR="003939F5" w:rsidRP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教师和学生无权删除学生家庭信息。</w:t>
      </w:r>
    </w:p>
    <w:p w14:paraId="16C3A182" w14:textId="2E40EF9B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（3）删除学生获奖信息</w:t>
      </w:r>
    </w:p>
    <w:p w14:paraId="2009C78C" w14:textId="24339D39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管理员权限可以删除学生获奖信息。</w:t>
      </w:r>
    </w:p>
    <w:p w14:paraId="323907F3" w14:textId="18A5BB7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点击获奖信息页面“操作”中的删除按钮即可。</w:t>
      </w:r>
    </w:p>
    <w:p w14:paraId="22B2FDE3" w14:textId="6F90B810" w:rsidR="003939F5" w:rsidRP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教师和学生无权删除学生获奖信息。</w:t>
      </w:r>
    </w:p>
    <w:p w14:paraId="0C34C6B5" w14:textId="718AB7DE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（4）删除学生出勤信息</w:t>
      </w:r>
    </w:p>
    <w:p w14:paraId="30A6200C" w14:textId="5316E435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管理员权限可以删除学生出勤信息。</w:t>
      </w:r>
    </w:p>
    <w:p w14:paraId="70283291" w14:textId="2DFA5ED7" w:rsidR="003939F5" w:rsidRDefault="003939F5" w:rsidP="003939F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点击出勤信息页面“操作”中的删除按钮即可。</w:t>
      </w:r>
    </w:p>
    <w:p w14:paraId="37EC84DE" w14:textId="07B217D0" w:rsidR="00A02C43" w:rsidRPr="003939F5" w:rsidRDefault="003939F5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教师和学生无权删除学生出勤信息。</w:t>
      </w:r>
    </w:p>
    <w:p w14:paraId="5F1AF29D" w14:textId="7DA586BA" w:rsidR="006A4BD2" w:rsidRPr="00A02C43" w:rsidRDefault="006A4BD2" w:rsidP="00A02C43">
      <w:pPr>
        <w:pStyle w:val="3"/>
        <w:spacing w:before="0" w:after="0" w:line="360" w:lineRule="auto"/>
        <w:rPr>
          <w:rFonts w:ascii="黑体" w:eastAsia="黑体" w:hAnsi="宋体"/>
          <w:b w:val="0"/>
          <w:bCs w:val="0"/>
          <w:sz w:val="24"/>
          <w:szCs w:val="24"/>
        </w:rPr>
      </w:pPr>
      <w:bookmarkStart w:id="39" w:name="_Toc43456421"/>
      <w:r w:rsidRPr="00A02C43">
        <w:rPr>
          <w:rFonts w:ascii="Arial" w:eastAsia="黑体" w:hAnsi="Arial" w:cs="Arial"/>
          <w:b w:val="0"/>
          <w:bCs w:val="0"/>
          <w:sz w:val="24"/>
          <w:szCs w:val="24"/>
        </w:rPr>
        <w:t>2.3.4</w:t>
      </w:r>
      <w:r w:rsidR="003939F5" w:rsidRPr="00A02C43">
        <w:rPr>
          <w:rFonts w:ascii="黑体" w:eastAsia="黑体" w:hAnsi="宋体"/>
          <w:b w:val="0"/>
          <w:bCs w:val="0"/>
          <w:sz w:val="24"/>
          <w:szCs w:val="24"/>
        </w:rPr>
        <w:t>修改学生信息</w:t>
      </w:r>
      <w:bookmarkEnd w:id="39"/>
    </w:p>
    <w:p w14:paraId="522E7A71" w14:textId="791EED3C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B1258">
        <w:rPr>
          <w:rFonts w:ascii="宋体" w:hAnsi="宋体" w:hint="eastAsia"/>
          <w:sz w:val="24"/>
        </w:rPr>
        <w:t>（1）</w:t>
      </w:r>
      <w:r w:rsidR="00A02C43">
        <w:rPr>
          <w:rFonts w:ascii="宋体" w:hAnsi="宋体" w:hint="eastAsia"/>
          <w:sz w:val="24"/>
        </w:rPr>
        <w:t>修改学生基础信息</w:t>
      </w:r>
    </w:p>
    <w:p w14:paraId="062245C2" w14:textId="59C33C42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管理员权限可以修改所有学生基础信息。</w:t>
      </w:r>
    </w:p>
    <w:p w14:paraId="31EB9355" w14:textId="1680197F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学生权限可以修改学生个人的非关键基础信息（包括学生个人的年龄、性别、专业）。</w:t>
      </w:r>
    </w:p>
    <w:p w14:paraId="79820E0A" w14:textId="4ED054AE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教师权限无权修改学生基础信息。</w:t>
      </w:r>
    </w:p>
    <w:p w14:paraId="384D27C5" w14:textId="39895FCD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A02C43">
        <w:rPr>
          <w:rFonts w:ascii="宋体" w:hAnsi="宋体" w:hint="eastAsia"/>
          <w:sz w:val="24"/>
        </w:rPr>
        <w:t>修改学生家庭信息</w:t>
      </w:r>
    </w:p>
    <w:p w14:paraId="7D7A53B4" w14:textId="761E7FA3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管理员权限可以修改所有学生家庭信息。</w:t>
      </w:r>
    </w:p>
    <w:p w14:paraId="58EA198C" w14:textId="4A9BE455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学生权限可以修改学生个人的非关键家庭信息（包括学生个人的家庭地址、人口数量、家庭电话）。</w:t>
      </w:r>
    </w:p>
    <w:p w14:paraId="662D20D9" w14:textId="0D34E497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教师权限无权修改学生家庭信息。</w:t>
      </w:r>
    </w:p>
    <w:p w14:paraId="0C817E78" w14:textId="50828FB3" w:rsidR="004B1258" w:rsidRDefault="004B1258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A02C43">
        <w:rPr>
          <w:rFonts w:ascii="宋体" w:hAnsi="宋体" w:hint="eastAsia"/>
          <w:sz w:val="24"/>
        </w:rPr>
        <w:t>修改学生获奖信息</w:t>
      </w:r>
    </w:p>
    <w:p w14:paraId="267441FD" w14:textId="0AC593BC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管理员权限可以修改所有学生获奖信息。</w:t>
      </w:r>
    </w:p>
    <w:p w14:paraId="55144181" w14:textId="5E58FC5A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学生权限可以修改学生个人的非关键获奖信息（包括学生个人的获奖名称、获奖时间、获奖备注）。</w:t>
      </w:r>
    </w:p>
    <w:p w14:paraId="0521CD5B" w14:textId="5A29BBDA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教师权限无权修改学生获奖信息。</w:t>
      </w:r>
    </w:p>
    <w:p w14:paraId="3BCF9AD9" w14:textId="30FE4DCC" w:rsid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（4）修改学生出勤信息</w:t>
      </w:r>
    </w:p>
    <w:p w14:paraId="6822AFB9" w14:textId="49D1CD49" w:rsidR="00A02C43" w:rsidRDefault="00A02C43" w:rsidP="00A02C4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管理员权限可以修改所有学生出勤信息。</w:t>
      </w:r>
    </w:p>
    <w:p w14:paraId="26FB5943" w14:textId="616D6563" w:rsidR="00A02C43" w:rsidRPr="00A02C43" w:rsidRDefault="00A02C43" w:rsidP="004B1258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教师和学生无权修改学生出勤信息。</w:t>
      </w:r>
    </w:p>
    <w:p w14:paraId="2D701319" w14:textId="63371E50" w:rsidR="00A02C43" w:rsidRDefault="00BD136A" w:rsidP="00BD136A">
      <w:pPr>
        <w:pStyle w:val="3"/>
        <w:spacing w:before="0" w:after="0" w:line="360" w:lineRule="auto"/>
        <w:rPr>
          <w:rFonts w:ascii="黑体" w:eastAsia="黑体" w:hAnsi="黑体"/>
          <w:b w:val="0"/>
          <w:bCs w:val="0"/>
          <w:sz w:val="24"/>
        </w:rPr>
      </w:pPr>
      <w:bookmarkStart w:id="40" w:name="_Toc43456422"/>
      <w:r w:rsidRPr="00BD136A">
        <w:rPr>
          <w:rFonts w:ascii="Arial" w:hAnsi="Arial" w:cs="Arial"/>
          <w:b w:val="0"/>
          <w:bCs w:val="0"/>
          <w:sz w:val="24"/>
        </w:rPr>
        <w:t xml:space="preserve">2.3.5 </w:t>
      </w:r>
      <w:r w:rsidRPr="00BD136A">
        <w:rPr>
          <w:rFonts w:ascii="黑体" w:eastAsia="黑体" w:hAnsi="黑体" w:hint="eastAsia"/>
          <w:b w:val="0"/>
          <w:bCs w:val="0"/>
          <w:sz w:val="24"/>
        </w:rPr>
        <w:t>查询学生信息</w:t>
      </w:r>
      <w:bookmarkEnd w:id="40"/>
    </w:p>
    <w:p w14:paraId="5492D148" w14:textId="41B84C4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（1）查询学生基础信息</w:t>
      </w:r>
    </w:p>
    <w:p w14:paraId="5652181A" w14:textId="4BD47924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管理员和教师权限可以查询学生所有基础信息。</w:t>
      </w:r>
    </w:p>
    <w:p w14:paraId="31383E55" w14:textId="1918C36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学生只可看到个人的基础信息。</w:t>
      </w:r>
    </w:p>
    <w:p w14:paraId="660C0866" w14:textId="489DE4B2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（2）查询学生家庭信息</w:t>
      </w:r>
    </w:p>
    <w:p w14:paraId="053C149A" w14:textId="40690727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管理员和教师权限可以查询学生所有家庭信息。</w:t>
      </w:r>
    </w:p>
    <w:p w14:paraId="6C5B4A3E" w14:textId="682C0030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学生只可看到个人的家庭信息。</w:t>
      </w:r>
    </w:p>
    <w:p w14:paraId="511B96CF" w14:textId="74991415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（3）查询学生获奖信息</w:t>
      </w:r>
    </w:p>
    <w:p w14:paraId="2A75588B" w14:textId="2608E235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管理员和教师权限可以查询学生所有获奖信息。</w:t>
      </w:r>
    </w:p>
    <w:p w14:paraId="2E3C0F16" w14:textId="7600821F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学生只可看到个人的获奖信息。</w:t>
      </w:r>
    </w:p>
    <w:p w14:paraId="0B24AF99" w14:textId="38823176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（4）查询学生出勤信息</w:t>
      </w:r>
    </w:p>
    <w:p w14:paraId="19712AC5" w14:textId="5E5894B2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管理员和教师权限可以查询学生所有出勤信息。</w:t>
      </w:r>
    </w:p>
    <w:p w14:paraId="3C8310B4" w14:textId="5AD3A40C" w:rsidR="00BD136A" w:rsidRPr="00AE662B" w:rsidRDefault="00BD136A" w:rsidP="00BD136A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学生只可看到个人的出勤信息。</w:t>
      </w:r>
    </w:p>
    <w:p w14:paraId="04494E22" w14:textId="77777777" w:rsidR="0026748F" w:rsidRPr="00BD136A" w:rsidRDefault="0026748F" w:rsidP="00BD136A">
      <w:pPr>
        <w:spacing w:line="400" w:lineRule="exact"/>
        <w:ind w:firstLineChars="200" w:firstLine="420"/>
      </w:pPr>
    </w:p>
    <w:p w14:paraId="7FDF2A13" w14:textId="6CAA42DA" w:rsidR="003303C5" w:rsidRPr="007417BF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41" w:name="_Toc43456423"/>
      <w:r w:rsidRPr="007417BF">
        <w:rPr>
          <w:rFonts w:ascii="黑体" w:eastAsia="黑体" w:hint="eastAsia"/>
          <w:b w:val="0"/>
          <w:sz w:val="30"/>
        </w:rPr>
        <w:t xml:space="preserve">3 </w:t>
      </w:r>
      <w:bookmarkEnd w:id="35"/>
      <w:bookmarkEnd w:id="36"/>
      <w:bookmarkEnd w:id="37"/>
      <w:bookmarkEnd w:id="38"/>
      <w:r w:rsidR="00320567">
        <w:rPr>
          <w:rFonts w:ascii="黑体" w:eastAsia="黑体" w:hint="eastAsia"/>
          <w:b w:val="0"/>
          <w:sz w:val="30"/>
        </w:rPr>
        <w:t>交互</w:t>
      </w:r>
      <w:r w:rsidR="00A6227A" w:rsidRPr="007417BF">
        <w:rPr>
          <w:rFonts w:ascii="黑体" w:eastAsia="黑体" w:hint="eastAsia"/>
          <w:b w:val="0"/>
          <w:sz w:val="30"/>
        </w:rPr>
        <w:t>界面设计</w:t>
      </w:r>
      <w:bookmarkEnd w:id="41"/>
    </w:p>
    <w:p w14:paraId="2F5E11F7" w14:textId="77777777" w:rsidR="003303C5" w:rsidRPr="007417BF" w:rsidRDefault="002C1792" w:rsidP="002C1792">
      <w:pPr>
        <w:pStyle w:val="2"/>
        <w:spacing w:before="0" w:after="0" w:line="360" w:lineRule="auto"/>
        <w:rPr>
          <w:b w:val="0"/>
          <w:sz w:val="28"/>
        </w:rPr>
      </w:pPr>
      <w:bookmarkStart w:id="42" w:name="_Toc43456424"/>
      <w:r w:rsidRPr="007417BF">
        <w:rPr>
          <w:rFonts w:hint="eastAsia"/>
          <w:b w:val="0"/>
          <w:sz w:val="28"/>
        </w:rPr>
        <w:t>3.1</w:t>
      </w:r>
      <w:r w:rsidR="00190E1A">
        <w:rPr>
          <w:rFonts w:hint="eastAsia"/>
          <w:b w:val="0"/>
          <w:sz w:val="28"/>
        </w:rPr>
        <w:t xml:space="preserve"> </w:t>
      </w:r>
      <w:r w:rsidRPr="007417BF">
        <w:rPr>
          <w:rFonts w:hint="eastAsia"/>
          <w:b w:val="0"/>
          <w:sz w:val="28"/>
        </w:rPr>
        <w:t>控件介绍</w:t>
      </w:r>
      <w:bookmarkEnd w:id="42"/>
    </w:p>
    <w:p w14:paraId="33542D49" w14:textId="2D47776C" w:rsidR="00510AAA" w:rsidRPr="00171CBE" w:rsidRDefault="00F12CDB" w:rsidP="00F12CDB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控件是用户与之交互以输入或操作数据的对象，是具有用户界面的组件。</w:t>
      </w:r>
    </w:p>
    <w:p w14:paraId="3489AE9E" w14:textId="7092E424" w:rsidR="00171CBE" w:rsidRPr="00171CBE" w:rsidRDefault="00171CBE" w:rsidP="00171CBE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本学生信息管理系统主要使用了一下控件：</w:t>
      </w:r>
      <w:r w:rsidRPr="00171CBE">
        <w:rPr>
          <w:rFonts w:hint="eastAsia"/>
          <w:sz w:val="24"/>
        </w:rPr>
        <w:t>input</w:t>
      </w:r>
      <w:r w:rsidRPr="00171CBE">
        <w:rPr>
          <w:rFonts w:hint="eastAsia"/>
          <w:sz w:val="24"/>
        </w:rPr>
        <w:t>文本输入，</w:t>
      </w:r>
      <w:r w:rsidRPr="00171CBE">
        <w:rPr>
          <w:rFonts w:hint="eastAsia"/>
          <w:sz w:val="24"/>
        </w:rPr>
        <w:t>form</w:t>
      </w:r>
      <w:r w:rsidRPr="00171CBE">
        <w:rPr>
          <w:rFonts w:hint="eastAsia"/>
          <w:sz w:val="24"/>
        </w:rPr>
        <w:t>表单，</w:t>
      </w:r>
      <w:r w:rsidRPr="00171CBE">
        <w:rPr>
          <w:rFonts w:hint="eastAsia"/>
          <w:sz w:val="24"/>
        </w:rPr>
        <w:t>button</w:t>
      </w:r>
      <w:r w:rsidRPr="00171CBE">
        <w:rPr>
          <w:rFonts w:hint="eastAsia"/>
          <w:sz w:val="24"/>
        </w:rPr>
        <w:t>按</w:t>
      </w:r>
      <w:r w:rsidRPr="00171CBE">
        <w:rPr>
          <w:rFonts w:hint="eastAsia"/>
          <w:sz w:val="24"/>
        </w:rPr>
        <w:lastRenderedPageBreak/>
        <w:t>钮，</w:t>
      </w:r>
      <w:r w:rsidRPr="00171CBE">
        <w:rPr>
          <w:rFonts w:hint="eastAsia"/>
          <w:sz w:val="24"/>
        </w:rPr>
        <w:t>radio</w:t>
      </w:r>
      <w:r w:rsidRPr="00171CBE">
        <w:rPr>
          <w:rFonts w:hint="eastAsia"/>
          <w:sz w:val="24"/>
        </w:rPr>
        <w:t>单选按钮</w:t>
      </w:r>
      <w:r w:rsidR="007054DF">
        <w:rPr>
          <w:rFonts w:hint="eastAsia"/>
          <w:sz w:val="24"/>
        </w:rPr>
        <w:t>，</w:t>
      </w:r>
      <w:r w:rsidR="007054DF">
        <w:rPr>
          <w:rFonts w:hint="eastAsia"/>
          <w:sz w:val="24"/>
        </w:rPr>
        <w:t>table</w:t>
      </w:r>
      <w:r w:rsidR="007054DF">
        <w:rPr>
          <w:rFonts w:hint="eastAsia"/>
          <w:sz w:val="24"/>
        </w:rPr>
        <w:t>表格</w:t>
      </w:r>
      <w:r w:rsidRPr="00171CBE">
        <w:rPr>
          <w:rFonts w:hint="eastAsia"/>
          <w:sz w:val="24"/>
        </w:rPr>
        <w:t>等。</w:t>
      </w:r>
    </w:p>
    <w:p w14:paraId="08EB1A37" w14:textId="4955F840" w:rsidR="00171CBE" w:rsidRDefault="00171CBE" w:rsidP="00C8029B">
      <w:pPr>
        <w:spacing w:line="400" w:lineRule="exact"/>
        <w:ind w:firstLineChars="200" w:firstLine="480"/>
        <w:rPr>
          <w:sz w:val="24"/>
        </w:rPr>
      </w:pPr>
      <w:r w:rsidRPr="00171CBE">
        <w:rPr>
          <w:rFonts w:hint="eastAsia"/>
          <w:sz w:val="24"/>
        </w:rPr>
        <w:t>除了以上一些基础常见的</w:t>
      </w:r>
      <w:r w:rsidRPr="00171CBE">
        <w:rPr>
          <w:rFonts w:hint="eastAsia"/>
          <w:sz w:val="24"/>
        </w:rPr>
        <w:t>html</w:t>
      </w:r>
      <w:r w:rsidRPr="00171CBE">
        <w:rPr>
          <w:rFonts w:hint="eastAsia"/>
          <w:sz w:val="24"/>
        </w:rPr>
        <w:t>控件等，本系统采用了</w:t>
      </w:r>
      <w:r w:rsidRPr="00171CBE">
        <w:rPr>
          <w:sz w:val="24"/>
        </w:rPr>
        <w:t>BootStrap(web</w:t>
      </w:r>
      <w:r w:rsidRPr="00171CBE">
        <w:rPr>
          <w:rFonts w:hint="eastAsia"/>
          <w:sz w:val="24"/>
        </w:rPr>
        <w:t>框架</w:t>
      </w:r>
      <w:r w:rsidRPr="00171CBE">
        <w:rPr>
          <w:sz w:val="24"/>
        </w:rPr>
        <w:t>)</w:t>
      </w:r>
      <w:r>
        <w:rPr>
          <w:rFonts w:hint="eastAsia"/>
          <w:sz w:val="24"/>
        </w:rPr>
        <w:t>前端开发框架。它是基于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开发的简洁、直观、强悍的前端开发框架，使得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开发更快捷。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提供了优雅的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规范。包括了丰富的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组件</w:t>
      </w:r>
      <w:r w:rsidR="00C8029B">
        <w:rPr>
          <w:rFonts w:hint="eastAsia"/>
          <w:sz w:val="24"/>
        </w:rPr>
        <w:t>。</w:t>
      </w:r>
      <w:r w:rsidR="00C8029B">
        <w:rPr>
          <w:sz w:val="24"/>
        </w:rPr>
        <w:t xml:space="preserve"> </w:t>
      </w:r>
      <w:r>
        <w:rPr>
          <w:rFonts w:hint="eastAsia"/>
          <w:sz w:val="24"/>
        </w:rPr>
        <w:t>另外，使用了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支持的</w:t>
      </w:r>
      <w:r>
        <w:rPr>
          <w:rFonts w:hint="eastAsia"/>
          <w:sz w:val="24"/>
        </w:rPr>
        <w:t>Glyphicons</w:t>
      </w:r>
      <w:r>
        <w:rPr>
          <w:rFonts w:hint="eastAsia"/>
          <w:sz w:val="24"/>
        </w:rPr>
        <w:t>字体图标，使得页面更加简洁美观。</w:t>
      </w:r>
    </w:p>
    <w:p w14:paraId="6564BE0F" w14:textId="249290CD" w:rsidR="00C8029B" w:rsidRDefault="009A63BE" w:rsidP="00C8029B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本系统主要有两个界面。一是</w:t>
      </w:r>
      <w:r w:rsidR="00C8029B">
        <w:rPr>
          <w:rFonts w:hint="eastAsia"/>
          <w:sz w:val="24"/>
        </w:rPr>
        <w:t>系统登录页面，如图</w:t>
      </w:r>
      <w:r w:rsidR="00C8029B">
        <w:rPr>
          <w:rFonts w:hint="eastAsia"/>
          <w:sz w:val="24"/>
        </w:rPr>
        <w:t>3-1</w:t>
      </w:r>
      <w:r w:rsidR="00C8029B">
        <w:rPr>
          <w:rFonts w:hint="eastAsia"/>
          <w:sz w:val="24"/>
        </w:rPr>
        <w:t>。</w:t>
      </w:r>
    </w:p>
    <w:p w14:paraId="09E0AE42" w14:textId="0B9D8AD9" w:rsidR="00C8029B" w:rsidRPr="00C8029B" w:rsidRDefault="00C8029B" w:rsidP="00C8029B">
      <w:pPr>
        <w:widowControl/>
        <w:jc w:val="center"/>
        <w:rPr>
          <w:rFonts w:ascii="宋体" w:hAnsi="宋体" w:cs="宋体"/>
          <w:kern w:val="0"/>
          <w:sz w:val="24"/>
        </w:rPr>
      </w:pPr>
      <w:r w:rsidRPr="00C8029B">
        <w:rPr>
          <w:rFonts w:ascii="宋体" w:hAnsi="宋体" w:cs="宋体"/>
          <w:kern w:val="0"/>
          <w:sz w:val="24"/>
        </w:rPr>
        <w:fldChar w:fldCharType="begin"/>
      </w:r>
      <w:r w:rsidRPr="00C8029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"C:\\Users\\13296\\AppData\\Roaming\\Tencent\\Users\\1329669644\\QQ\\WinTemp\\RichOle\\55PEADLM7T@UJ`P~P(A3Q(5.png" \* MERGEFORMATINET </w:instrText>
      </w:r>
      <w:r w:rsidRPr="00C8029B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"C:\\Users\\13296\\AppData\\Roaming\\Tencent\\Users\\1329669644\\QQ\\WinTemp\\RichOle\\55PEADLM7T@UJ`P~P(A3Q(5.png"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"C:\\Users\\13296\\Desktop\\AppData\\Roaming\\Tencent\\Users\\1329669644\\QQ\\WinTemp\\RichOle\\55PEADLM7T@UJ`P~P(A3Q(5.png"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"C:\\Users\\13296\\Desktop\\AppData\\Roaming\\Tencent\\Users\\1329669644\\QQ\\WinTemp\\RichOle\\55PEADLM7T@UJ`P~P(A3Q(5.png" \* MERGEFORMATINE</w:instrText>
      </w:r>
      <w:r w:rsidR="00CB2FDB">
        <w:rPr>
          <w:rFonts w:ascii="宋体" w:hAnsi="宋体" w:cs="宋体"/>
          <w:kern w:val="0"/>
          <w:sz w:val="24"/>
        </w:rPr>
        <w:instrText>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7065D083">
          <v:shape id="_x0000_i1026" type="#_x0000_t75" alt="" style="width:449.4pt;height:198pt">
            <v:imagedata r:id="rId19" r:href="rId20" croptop="9240f" cropleft="2531f" cropright="1920f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C8029B">
        <w:rPr>
          <w:rFonts w:ascii="宋体" w:hAnsi="宋体" w:cs="宋体"/>
          <w:kern w:val="0"/>
          <w:sz w:val="24"/>
        </w:rPr>
        <w:fldChar w:fldCharType="end"/>
      </w:r>
    </w:p>
    <w:p w14:paraId="25C9D617" w14:textId="0F19850C" w:rsidR="00C8029B" w:rsidRPr="00C8029B" w:rsidRDefault="00C8029B" w:rsidP="00C8029B">
      <w:pPr>
        <w:spacing w:line="400" w:lineRule="exact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3-1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系统登陆界面</w:t>
      </w:r>
    </w:p>
    <w:p w14:paraId="04F536F8" w14:textId="6111D27B" w:rsidR="009A63BE" w:rsidRDefault="00C8029B" w:rsidP="00171CBE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二是信息管理系统主界面，如图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。</w:t>
      </w:r>
    </w:p>
    <w:p w14:paraId="1DF9FB55" w14:textId="7CED4B57" w:rsidR="00C8029B" w:rsidRPr="00C8029B" w:rsidRDefault="00C8029B" w:rsidP="00C8029B">
      <w:pPr>
        <w:widowControl/>
        <w:jc w:val="center"/>
        <w:rPr>
          <w:rFonts w:ascii="宋体" w:hAnsi="宋体" w:cs="宋体"/>
          <w:kern w:val="0"/>
          <w:sz w:val="24"/>
        </w:rPr>
      </w:pPr>
      <w:r w:rsidRPr="00C8029B">
        <w:rPr>
          <w:rFonts w:ascii="宋体" w:hAnsi="宋体" w:cs="宋体"/>
          <w:kern w:val="0"/>
          <w:sz w:val="24"/>
        </w:rPr>
        <w:fldChar w:fldCharType="begin"/>
      </w:r>
      <w:r w:rsidRPr="00C8029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"C:\\Users\\13296\\AppData\\Roaming\\Tencent\\Users\\1329669644\\QQ\\WinTemp\\RichOle\\M4FRQK2R~S3[IWIFW5{$3MR.png" \* MERGEFORMATINET </w:instrText>
      </w:r>
      <w:r w:rsidRPr="00C8029B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"C:\\Users\\13296\\AppData\\Roaming\\Tencent\\Users\\1329669644\\QQ\\WinTemp\\RichOle\\M4FRQK2R~S3[IWIFW5{$3MR.png"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"C:\\Users\\13296\\Desktop\\AppData\\Roaming\\Tencent\\Users\\1329669644\\QQ\\WinTemp\\RichOle\\M4FRQK2R~S3[IWIFW5{$3MR.png"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"C:\\Users\\13296\\Desktop\\AppData\\Roaming\\Tencent\\Users\\1329669644\\QQ\\WinTemp\\RichOle\\M4FRQK2R~S3[IWIFW5{$3MR.png"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17AC590">
          <v:shape id="_x0000_i1027" type="#_x0000_t75" alt="" style="width:462pt;height:294pt">
            <v:imagedata r:id="rId21" r:href="rId22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C8029B">
        <w:rPr>
          <w:rFonts w:ascii="宋体" w:hAnsi="宋体" w:cs="宋体"/>
          <w:kern w:val="0"/>
          <w:sz w:val="24"/>
        </w:rPr>
        <w:fldChar w:fldCharType="end"/>
      </w:r>
    </w:p>
    <w:p w14:paraId="03C4B093" w14:textId="61FC0AFA" w:rsidR="00C8029B" w:rsidRPr="00171CBE" w:rsidRDefault="00C8029B" w:rsidP="00C8029B">
      <w:pPr>
        <w:spacing w:line="400" w:lineRule="exact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3-2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系统主界面</w:t>
      </w:r>
    </w:p>
    <w:p w14:paraId="3F5A0C48" w14:textId="1C8E4FC0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3" w:name="_Toc43456425"/>
      <w:r w:rsidRPr="007417BF">
        <w:rPr>
          <w:rFonts w:hint="eastAsia"/>
          <w:b w:val="0"/>
          <w:sz w:val="28"/>
        </w:rPr>
        <w:lastRenderedPageBreak/>
        <w:t>3.</w:t>
      </w:r>
      <w:r>
        <w:rPr>
          <w:rFonts w:hint="eastAsia"/>
          <w:b w:val="0"/>
          <w:sz w:val="28"/>
        </w:rPr>
        <w:t>2</w:t>
      </w:r>
      <w:r w:rsidR="00190E1A">
        <w:rPr>
          <w:rFonts w:hint="eastAsia"/>
          <w:b w:val="0"/>
          <w:sz w:val="28"/>
        </w:rPr>
        <w:t xml:space="preserve"> </w:t>
      </w:r>
      <w:r w:rsidR="00CC4002">
        <w:rPr>
          <w:rFonts w:hint="eastAsia"/>
          <w:b w:val="0"/>
          <w:sz w:val="28"/>
        </w:rPr>
        <w:t>Form</w:t>
      </w:r>
      <w:r w:rsidR="00CC4002">
        <w:rPr>
          <w:rFonts w:hint="eastAsia"/>
          <w:b w:val="0"/>
          <w:sz w:val="28"/>
        </w:rPr>
        <w:t>表单</w:t>
      </w:r>
      <w:bookmarkEnd w:id="43"/>
    </w:p>
    <w:p w14:paraId="7C95F9EC" w14:textId="0790A29E" w:rsidR="007417BF" w:rsidRDefault="00CC400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为了用户输入数据并向服务器端传送，本系统使用了大量的表单控件</w:t>
      </w:r>
      <w:r w:rsidR="000850F5">
        <w:rPr>
          <w:rFonts w:ascii="宋体" w:hAnsi="宋体" w:hint="eastAsia"/>
          <w:sz w:val="24"/>
        </w:rPr>
        <w:t>。如图3-</w:t>
      </w:r>
      <w:r w:rsidR="00C8029B">
        <w:rPr>
          <w:rFonts w:ascii="宋体" w:hAnsi="宋体" w:hint="eastAsia"/>
          <w:sz w:val="24"/>
        </w:rPr>
        <w:t>3</w:t>
      </w:r>
      <w:r w:rsidR="006F7572">
        <w:rPr>
          <w:rFonts w:ascii="宋体" w:hAnsi="宋体" w:hint="eastAsia"/>
          <w:sz w:val="24"/>
        </w:rPr>
        <w:t>、图3-</w:t>
      </w:r>
      <w:r w:rsidR="00C8029B">
        <w:rPr>
          <w:rFonts w:ascii="宋体" w:hAnsi="宋体" w:hint="eastAsia"/>
          <w:sz w:val="24"/>
        </w:rPr>
        <w:t>4</w:t>
      </w:r>
      <w:r w:rsidR="006F7572">
        <w:rPr>
          <w:rFonts w:ascii="宋体" w:hAnsi="宋体" w:hint="eastAsia"/>
          <w:sz w:val="24"/>
        </w:rPr>
        <w:t>。</w:t>
      </w:r>
    </w:p>
    <w:p w14:paraId="52E6AC2F" w14:textId="5D35135E" w:rsidR="000850F5" w:rsidRP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 w:rsidRPr="000850F5">
        <w:rPr>
          <w:rFonts w:ascii="宋体" w:hAnsi="宋体" w:cs="宋体"/>
          <w:kern w:val="0"/>
          <w:sz w:val="24"/>
        </w:rPr>
        <w:fldChar w:fldCharType="begin"/>
      </w:r>
      <w:r w:rsidRPr="000850F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"C:\\Users\\13296\\AppData\\Roaming\\Tencent\\Users\\1329669644\\QQ\\WinTemp\\RichOle\\AFINOIU8NK]_@Z}K${AR~}A.png" \* MERGEFORMATINET </w:instrText>
      </w:r>
      <w:r w:rsidRPr="000850F5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"C:\\Users\\13296\\AppData\\Roaming\\Tencent\\Users\\1329669644\\QQ\\WinTemp\\RichOle\\AFINOIU8NK]_@Z}K${AR~}A.png"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"C:\\Users\\13296\\Desktop\\AppData\\Roaming\\Tencent\\Users\\1329669644\\QQ\\WinTemp\\RichOle\\AFINOIU8NK]_@Z}K${AR~}A.png"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</w:instrText>
      </w:r>
      <w:r w:rsidR="00CB2FDB">
        <w:rPr>
          <w:rFonts w:ascii="宋体" w:hAnsi="宋体" w:cs="宋体"/>
          <w:kern w:val="0"/>
          <w:sz w:val="24"/>
        </w:rPr>
        <w:instrText>\AFINOIU8NK]_@Z}K${AR~}A.png"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761D08C7">
          <v:shape id="_x0000_i1028" type="#_x0000_t75" alt="" style="width:390pt;height:162pt">
            <v:imagedata r:id="rId23" r:href="rId24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0850F5">
        <w:rPr>
          <w:rFonts w:ascii="宋体" w:hAnsi="宋体" w:cs="宋体"/>
          <w:kern w:val="0"/>
          <w:sz w:val="24"/>
        </w:rPr>
        <w:fldChar w:fldCharType="end"/>
      </w:r>
    </w:p>
    <w:p w14:paraId="1595336D" w14:textId="1010E63D" w:rsidR="000850F5" w:rsidRDefault="000850F5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</w:t>
      </w:r>
      <w:r w:rsidR="00C8029B">
        <w:rPr>
          <w:rFonts w:ascii="宋体" w:hAnsi="宋体" w:cs="宋体" w:hint="eastAsia"/>
          <w:kern w:val="0"/>
          <w:sz w:val="24"/>
        </w:rPr>
        <w:t>-3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登录界面From表单</w:t>
      </w:r>
    </w:p>
    <w:p w14:paraId="28BED236" w14:textId="6936E0A6" w:rsidR="000850F5" w:rsidRP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 w:rsidRPr="000850F5">
        <w:rPr>
          <w:rFonts w:ascii="宋体" w:hAnsi="宋体" w:cs="宋体"/>
          <w:kern w:val="0"/>
          <w:sz w:val="24"/>
        </w:rPr>
        <w:fldChar w:fldCharType="begin"/>
      </w:r>
      <w:r w:rsidRPr="000850F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"C:\\Users\\13296\\AppData\\Roaming\\Tencent\\Users\\1329669644\\QQ\\WinTemp\\RichOle\\3)UAK38%PP28T1D5[~U]9II.png" \* MERGEFORMATINET </w:instrText>
      </w:r>
      <w:r w:rsidRPr="000850F5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"C:\\Users\\13296\\AppData\\Roaming\\Tencent\\Users\\1329669644\\QQ\\WinTemp\\RichOle\\3)UAK38%PP28T1D5[~U]9II.png"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"C:\\Users\\13296\\Desktop\\AppData\\Roaming\\Tencent\\Users\\1329669644\\QQ\\WinTemp\\RichOle\\3)UAK38%PP28T1D5[~U]9II.png"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</w:instrText>
      </w:r>
      <w:r w:rsidR="00CB2FDB">
        <w:rPr>
          <w:rFonts w:ascii="宋体" w:hAnsi="宋体" w:cs="宋体"/>
          <w:kern w:val="0"/>
          <w:sz w:val="24"/>
        </w:rPr>
        <w:instrText>\RichOle\\3)UAK38%PP28T1D5[~U]9II.png"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249CA6FC">
          <v:shape id="_x0000_i1029" type="#_x0000_t75" alt="" style="width:402pt;height:282pt">
            <v:imagedata r:id="rId25" r:href="rId26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0850F5">
        <w:rPr>
          <w:rFonts w:ascii="宋体" w:hAnsi="宋体" w:cs="宋体"/>
          <w:kern w:val="0"/>
          <w:sz w:val="24"/>
        </w:rPr>
        <w:fldChar w:fldCharType="end"/>
      </w:r>
    </w:p>
    <w:p w14:paraId="2EF0B6DE" w14:textId="0CBF504D" w:rsidR="000850F5" w:rsidRDefault="000850F5" w:rsidP="000850F5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C8029B">
        <w:rPr>
          <w:rFonts w:ascii="宋体" w:hAnsi="宋体" w:cs="宋体" w:hint="eastAsia"/>
          <w:kern w:val="0"/>
          <w:sz w:val="24"/>
        </w:rPr>
        <w:t>4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添加学生信息界面Form表单</w:t>
      </w:r>
    </w:p>
    <w:p w14:paraId="227849A1" w14:textId="77777777" w:rsidR="00C8029B" w:rsidRPr="00C8029B" w:rsidRDefault="00C8029B" w:rsidP="000850F5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78B758F9" w14:textId="3646F4EC" w:rsidR="000850F5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本系统一共使用了17个form表单，方便用户输入各个页面各个功能需要的各项数据，方便使之向服务器端传输数据。</w:t>
      </w:r>
    </w:p>
    <w:p w14:paraId="5B2EC0F9" w14:textId="0F0C6B32" w:rsidR="009D166D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orm表单中可以使用文本框、复选框、按钮以及单选框等组件，满足不同功能的需求，非常强大且简便。</w:t>
      </w:r>
    </w:p>
    <w:p w14:paraId="5CC88072" w14:textId="5975B7BF" w:rsidR="00B06102" w:rsidRPr="006F7572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使用BootStrap提供的表单组件可以使表单界面更加美观，为每个input标签嵌套</w:t>
      </w:r>
      <w:r>
        <w:rPr>
          <w:rFonts w:ascii="宋体" w:hAnsi="宋体" w:hint="eastAsia"/>
          <w:sz w:val="24"/>
        </w:rPr>
        <w:lastRenderedPageBreak/>
        <w:t>上class属性form-group，让各个组件之间井然有序。</w:t>
      </w:r>
    </w:p>
    <w:p w14:paraId="20A1D5C9" w14:textId="40E14043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4" w:name="_Toc43456426"/>
      <w:r w:rsidRPr="007417BF">
        <w:rPr>
          <w:rFonts w:hint="eastAsia"/>
          <w:b w:val="0"/>
          <w:sz w:val="28"/>
        </w:rPr>
        <w:t>3.</w:t>
      </w:r>
      <w:r>
        <w:rPr>
          <w:rFonts w:hint="eastAsia"/>
          <w:b w:val="0"/>
          <w:sz w:val="28"/>
        </w:rPr>
        <w:t>3</w:t>
      </w:r>
      <w:r w:rsidR="002D4693">
        <w:rPr>
          <w:rFonts w:hint="eastAsia"/>
          <w:b w:val="0"/>
          <w:sz w:val="28"/>
        </w:rPr>
        <w:t xml:space="preserve"> </w:t>
      </w:r>
      <w:r w:rsidR="009D166D">
        <w:rPr>
          <w:rFonts w:hint="eastAsia"/>
          <w:b w:val="0"/>
          <w:sz w:val="28"/>
        </w:rPr>
        <w:t>Button</w:t>
      </w:r>
      <w:r w:rsidR="009D166D">
        <w:rPr>
          <w:rFonts w:hint="eastAsia"/>
          <w:b w:val="0"/>
          <w:sz w:val="28"/>
        </w:rPr>
        <w:t>按钮</w:t>
      </w:r>
      <w:bookmarkEnd w:id="44"/>
    </w:p>
    <w:p w14:paraId="3846C7EB" w14:textId="77777777" w:rsidR="006F7572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在一个网页中，button按钮使必不可少的</w:t>
      </w:r>
      <w:r w:rsidR="006F7572">
        <w:rPr>
          <w:rFonts w:ascii="宋体" w:hAnsi="宋体" w:hint="eastAsia"/>
          <w:sz w:val="24"/>
        </w:rPr>
        <w:t>。</w:t>
      </w:r>
    </w:p>
    <w:p w14:paraId="49374975" w14:textId="77777777" w:rsidR="00C8029B" w:rsidRDefault="009D166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它为用户提供按钮，以便完成各种功能：跳转页面、确定信息等等。</w:t>
      </w:r>
    </w:p>
    <w:p w14:paraId="61AAAD4B" w14:textId="77777777" w:rsidR="00C8029B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本系统使用了大量的按钮，来使用户添加信息、确定信息、查询信息等。</w:t>
      </w:r>
    </w:p>
    <w:p w14:paraId="7B934E04" w14:textId="44A21B65" w:rsidR="007417BF" w:rsidRDefault="006F7572" w:rsidP="00C802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如图3-</w:t>
      </w:r>
      <w:r w:rsidR="008937DA">
        <w:rPr>
          <w:rFonts w:ascii="宋体" w:hAnsi="宋体" w:hint="eastAsia"/>
          <w:sz w:val="24"/>
        </w:rPr>
        <w:t>5</w:t>
      </w:r>
    </w:p>
    <w:p w14:paraId="5B2503E2" w14:textId="77777777" w:rsidR="00427032" w:rsidRDefault="0042703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56D61977" w14:textId="10D3AA2B" w:rsidR="006F7572" w:rsidRDefault="006F7572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"C:\\Users\\13296\\AppData\\Roaming\\Tencent\\Users\\1329669644\\QQ\\WinTemp\\RichOle\\@U)QCFLHQE8V2F`(82(~2{1.png"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"C:\\Users\\13296\\AppData\\Roaming\\Tencent\\Users\\1329669644\\QQ\\WinTemp\\RichOle\\@U)QCFLHQE8V2F`(82(~2{1.png"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"C:\\Users\\13296\\Desktop\\AppData\\Roaming\\Tencent\\Users\\1329669644\\QQ\\WinTemp\\RichOle\\@U)QCFLHQE8V2F`(82(~2{1.png"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</w:instrText>
      </w:r>
      <w:r w:rsidR="00CB2FDB">
        <w:rPr>
          <w:rFonts w:ascii="宋体" w:hAnsi="宋体" w:cs="宋体"/>
          <w:kern w:val="0"/>
          <w:sz w:val="24"/>
        </w:rPr>
        <w:instrText>\\@U)QCFLHQE8V2F`(82(~2{1.png"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D2123B5">
          <v:shape id="_x0000_i1030" type="#_x0000_t75" alt="" style="width:78pt;height:48pt">
            <v:imagedata r:id="rId27" r:href="rId28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"C:\\Users\\13296\\AppData\\Roaming\\Tencent\\Users\\1329669644\\QQ\\WinTemp\\RichOle\\}M{I5ZC%{T]F7VQBA~STB{8.png"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"C:\\Users\\13296\\AppData\\Roaming\\Tencent\\Users\\1329669644\\QQ\\WinTemp\\RichOle\\}M{I5ZC%{T]F7VQBA~STB{8.png"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"C:\\Users\\13296\\Desktop\\AppData\\Roaming\\Tencent\\Users\\1329669644\\QQ\\WinTemp\\RichOle\\}M{I5ZC%{T]F7VQBA~STB{8.png"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"C:\\Users\\13296\\Desktop\\AppData\\Roaming\\Tencent\\Users\\1329669644\\QQ\\WinTemp\\RichOle\\}M{I5ZC%{T]F7VQBA~STB{8.png"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6C61D774">
          <v:shape id="_x0000_i1031" type="#_x0000_t75" alt="" style="width:120pt;height:48pt">
            <v:imagedata r:id="rId29" r:href="rId30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"C:\\Users\\13296\\AppData\\Roaming\\Tencent\\Users\\1329669644\\QQ\\WinTemp\\RichOle\\HZPPO[PX%9D(6]~(U_UU~)O.png"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"C:\\Users\\13296\\AppData\\Roaming\\Tencent\\Users\\1329669644\\QQ\\WinTemp\\RichOle\\HZPPO[PX%9D(6]~(U_UU~)O.png"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"C:\\Users\\13296\\Desktop\\AppData\\Roaming\\Tencent\\Users\\1329669644\\QQ\\WinTemp\\RichOle\\HZPPO[PX%9D(6]~(U_UU~)O.png"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"C:\\Users\\13296\\Desktop\\AppData\\Roaming\\Tencent\\Users\\1329669644\\QQ\\WinTemp\\RichOle\\HZPPO[PX%9D(6]~(U_UU~)O.png"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18D23EAA">
          <v:shape id="_x0000_i1032" type="#_x0000_t75" alt="" style="width:66pt;height:48pt">
            <v:imagedata r:id="rId31" r:href="rId32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</w:p>
    <w:p w14:paraId="2333F423" w14:textId="77777777" w:rsidR="00C8029B" w:rsidRPr="006F7572" w:rsidRDefault="00C8029B" w:rsidP="006F757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0CA73366" w14:textId="08A16B51" w:rsidR="006F7572" w:rsidRPr="006F7572" w:rsidRDefault="006F7572" w:rsidP="006F7572">
      <w:pPr>
        <w:widowControl/>
        <w:jc w:val="center"/>
        <w:rPr>
          <w:rFonts w:ascii="宋体" w:hAnsi="宋体" w:cs="宋体"/>
          <w:kern w:val="0"/>
          <w:sz w:val="24"/>
        </w:rPr>
      </w:pPr>
      <w:r w:rsidRPr="006F7572">
        <w:rPr>
          <w:rFonts w:ascii="宋体" w:hAnsi="宋体" w:cs="宋体"/>
          <w:kern w:val="0"/>
          <w:sz w:val="24"/>
        </w:rPr>
        <w:fldChar w:fldCharType="begin"/>
      </w:r>
      <w:r w:rsidRPr="006F757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"C:\\Users\\13296\\AppData\\Roaming\\Tencent\\Users\\1329669644\\QQ\\WinTemp\\RichOle\\U]FE$$PJM{X}@D~XGRQHVEM.png" \* MERGEFORMATINET </w:instrText>
      </w:r>
      <w:r w:rsidRPr="006F7572">
        <w:rPr>
          <w:rFonts w:ascii="宋体" w:hAnsi="宋体" w:cs="宋体"/>
          <w:kern w:val="0"/>
          <w:sz w:val="24"/>
        </w:rPr>
        <w:fldChar w:fldCharType="separate"/>
      </w:r>
      <w:r w:rsidR="007631EA">
        <w:rPr>
          <w:rFonts w:ascii="宋体" w:hAnsi="宋体" w:cs="宋体"/>
          <w:kern w:val="0"/>
          <w:sz w:val="24"/>
        </w:rPr>
        <w:fldChar w:fldCharType="begin"/>
      </w:r>
      <w:r w:rsidR="007631E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7631EA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"C:\\Users\\13296\\AppData\\Roaming\\Tencent\\Users\\1329669644\\QQ\\WinTemp\\RichOle\\U]FE$$PJM{X}@D~XGRQHVEM.png"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"C:\\Users\\13296\\Desktop\\AppData\\Roaming\\Tencent\\Users\\1329669644\\QQ\\WinTemp\\RichOle\\U]FE$$PJM{X}@D~XGRQHVEM.png"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"C:\\Users\\13296\\Desktop\\AppData\\Roaming\\Tencent\\Users\\1329669644\\QQ\\WinTemp\\RichOle\\U]FE$$PJM{X}@D~XGRQHVEM.png"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582802BB">
          <v:shape id="_x0000_i1033" type="#_x0000_t75" alt="" style="width:336pt;height:1in">
            <v:imagedata r:id="rId33" r:href="rId34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="007631EA">
        <w:rPr>
          <w:rFonts w:ascii="宋体" w:hAnsi="宋体" w:cs="宋体"/>
          <w:kern w:val="0"/>
          <w:sz w:val="24"/>
        </w:rPr>
        <w:fldChar w:fldCharType="end"/>
      </w:r>
      <w:r w:rsidRPr="006F7572">
        <w:rPr>
          <w:rFonts w:ascii="宋体" w:hAnsi="宋体" w:cs="宋体"/>
          <w:kern w:val="0"/>
          <w:sz w:val="24"/>
        </w:rPr>
        <w:fldChar w:fldCharType="end"/>
      </w:r>
    </w:p>
    <w:p w14:paraId="11ECD298" w14:textId="37A8675C" w:rsidR="006F7572" w:rsidRDefault="006F7572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各界面不同功能按钮</w:t>
      </w:r>
    </w:p>
    <w:p w14:paraId="7114F766" w14:textId="77777777" w:rsidR="00B06102" w:rsidRPr="006F7572" w:rsidRDefault="00B06102" w:rsidP="006F757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23170FA6" w14:textId="58B7C05F" w:rsidR="006F7572" w:rsidRDefault="00427032" w:rsidP="008B0BB1">
      <w:pPr>
        <w:widowControl/>
        <w:spacing w:line="400" w:lineRule="exact"/>
        <w:ind w:firstLineChars="200" w:firstLine="480"/>
        <w:jc w:val="left"/>
        <w:rPr>
          <w:rFonts w:ascii="Arial" w:hAnsi="Arial" w:cs="Arial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使用Boo</w:t>
      </w:r>
      <w:r>
        <w:rPr>
          <w:rFonts w:ascii="宋体" w:hAnsi="宋体" w:cs="宋体"/>
          <w:kern w:val="0"/>
          <w:sz w:val="24"/>
        </w:rPr>
        <w:t>tStrap</w:t>
      </w:r>
      <w:r>
        <w:rPr>
          <w:rFonts w:ascii="宋体" w:hAnsi="宋体" w:cs="宋体" w:hint="eastAsia"/>
          <w:kern w:val="0"/>
          <w:sz w:val="24"/>
        </w:rPr>
        <w:t>提供的CSS美化，添加属性</w:t>
      </w:r>
      <w:r w:rsidRPr="00427032">
        <w:rPr>
          <w:rFonts w:ascii="Arial" w:hAnsi="Arial" w:cs="Arial"/>
          <w:kern w:val="0"/>
          <w:sz w:val="24"/>
        </w:rPr>
        <w:t>class="btn btn-primary"</w:t>
      </w:r>
      <w:r>
        <w:rPr>
          <w:rFonts w:ascii="Arial" w:hAnsi="Arial" w:cs="Arial" w:hint="eastAsia"/>
          <w:kern w:val="0"/>
          <w:sz w:val="24"/>
        </w:rPr>
        <w:t>，使按钮样式为主色按钮</w:t>
      </w:r>
      <w:r w:rsidR="008B0BB1">
        <w:rPr>
          <w:rFonts w:ascii="Arial" w:hAnsi="Arial" w:cs="Arial" w:hint="eastAsia"/>
          <w:kern w:val="0"/>
          <w:sz w:val="24"/>
        </w:rPr>
        <w:t>（蓝色）</w:t>
      </w:r>
      <w:r>
        <w:rPr>
          <w:rFonts w:ascii="Arial" w:hAnsi="Arial" w:cs="Arial" w:hint="eastAsia"/>
          <w:kern w:val="0"/>
          <w:sz w:val="24"/>
        </w:rPr>
        <w:t>，与整个网页页面格调相匹配，</w:t>
      </w:r>
      <w:r w:rsidR="00024249">
        <w:rPr>
          <w:rFonts w:ascii="Arial" w:hAnsi="Arial" w:cs="Arial" w:hint="eastAsia"/>
          <w:kern w:val="0"/>
          <w:sz w:val="24"/>
        </w:rPr>
        <w:t>达到色调样式格调一致的效果，</w:t>
      </w:r>
      <w:r>
        <w:rPr>
          <w:rFonts w:ascii="Arial" w:hAnsi="Arial" w:cs="Arial" w:hint="eastAsia"/>
          <w:kern w:val="0"/>
          <w:sz w:val="24"/>
        </w:rPr>
        <w:t>符合大部分</w:t>
      </w:r>
      <w:r w:rsidR="00024249">
        <w:rPr>
          <w:rFonts w:ascii="Arial" w:hAnsi="Arial" w:cs="Arial" w:hint="eastAsia"/>
          <w:kern w:val="0"/>
          <w:sz w:val="24"/>
        </w:rPr>
        <w:t>人</w:t>
      </w:r>
      <w:r>
        <w:rPr>
          <w:rFonts w:ascii="Arial" w:hAnsi="Arial" w:cs="Arial" w:hint="eastAsia"/>
          <w:kern w:val="0"/>
          <w:sz w:val="24"/>
        </w:rPr>
        <w:t>的</w:t>
      </w:r>
      <w:r w:rsidR="008B0BB1">
        <w:rPr>
          <w:rFonts w:ascii="Arial" w:hAnsi="Arial" w:cs="Arial" w:hint="eastAsia"/>
          <w:kern w:val="0"/>
          <w:sz w:val="24"/>
        </w:rPr>
        <w:t>主观</w:t>
      </w:r>
      <w:r>
        <w:rPr>
          <w:rFonts w:ascii="Arial" w:hAnsi="Arial" w:cs="Arial" w:hint="eastAsia"/>
          <w:kern w:val="0"/>
          <w:sz w:val="24"/>
        </w:rPr>
        <w:t>审美</w:t>
      </w:r>
      <w:r w:rsidR="00024249">
        <w:rPr>
          <w:rFonts w:ascii="Arial" w:hAnsi="Arial" w:cs="Arial" w:hint="eastAsia"/>
          <w:kern w:val="0"/>
          <w:sz w:val="24"/>
        </w:rPr>
        <w:t>。</w:t>
      </w:r>
    </w:p>
    <w:p w14:paraId="1C5BDF6B" w14:textId="77777777" w:rsidR="00B06102" w:rsidRPr="008B0BB1" w:rsidRDefault="00B06102" w:rsidP="008B0BB1">
      <w:pPr>
        <w:widowControl/>
        <w:spacing w:line="400" w:lineRule="exact"/>
        <w:ind w:firstLineChars="200" w:firstLine="480"/>
        <w:jc w:val="left"/>
        <w:rPr>
          <w:rFonts w:ascii="Arial" w:hAnsi="Arial" w:cs="Arial"/>
          <w:kern w:val="0"/>
          <w:sz w:val="24"/>
        </w:rPr>
      </w:pPr>
    </w:p>
    <w:p w14:paraId="5D24F307" w14:textId="35185A6E" w:rsidR="007417BF" w:rsidRP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5" w:name="_Toc43456427"/>
      <w:r w:rsidRPr="007417BF">
        <w:rPr>
          <w:rFonts w:hint="eastAsia"/>
          <w:b w:val="0"/>
          <w:sz w:val="28"/>
        </w:rPr>
        <w:t>3.</w:t>
      </w:r>
      <w:r>
        <w:rPr>
          <w:rFonts w:hint="eastAsia"/>
          <w:b w:val="0"/>
          <w:sz w:val="28"/>
        </w:rPr>
        <w:t>4</w:t>
      </w:r>
      <w:r w:rsidR="002D4693">
        <w:rPr>
          <w:rFonts w:hint="eastAsia"/>
          <w:b w:val="0"/>
          <w:sz w:val="28"/>
        </w:rPr>
        <w:t xml:space="preserve"> </w:t>
      </w:r>
      <w:r w:rsidR="008B0BB1">
        <w:rPr>
          <w:rFonts w:hint="eastAsia"/>
          <w:b w:val="0"/>
          <w:sz w:val="28"/>
        </w:rPr>
        <w:t>Table</w:t>
      </w:r>
      <w:r w:rsidR="008B0BB1">
        <w:rPr>
          <w:rFonts w:hint="eastAsia"/>
          <w:b w:val="0"/>
          <w:sz w:val="28"/>
        </w:rPr>
        <w:t>表格</w:t>
      </w:r>
      <w:bookmarkEnd w:id="45"/>
    </w:p>
    <w:p w14:paraId="4FECE12E" w14:textId="77777777" w:rsidR="00C8029B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本系统包含多中数据：学生信息、家庭信息、获奖信息、出勤信息。为</w:t>
      </w:r>
    </w:p>
    <w:p w14:paraId="6D8C2BE2" w14:textId="5FB578EC" w:rsidR="007417BF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了使数据更直观，使用table表格将数据可视化。并且使用户方便对数据信息进行各种操作。</w:t>
      </w:r>
    </w:p>
    <w:p w14:paraId="7489A713" w14:textId="1C8FC88C" w:rsidR="008B0BB1" w:rsidRDefault="008B0BB1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BootStrap相应提供了table表格组件，并拥有丰富的属性支持以供选择。在此选择最基础样式，简约</w:t>
      </w:r>
      <w:r w:rsidR="0034313D">
        <w:rPr>
          <w:rFonts w:ascii="宋体" w:hAnsi="宋体" w:hint="eastAsia"/>
          <w:sz w:val="24"/>
        </w:rPr>
        <w:t>直观，与整体格调相协调。</w:t>
      </w:r>
    </w:p>
    <w:p w14:paraId="6ACBA1B0" w14:textId="2786213A" w:rsidR="00A652F1" w:rsidRDefault="007631EA" w:rsidP="007631E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Table表格能够将数据完美呈现在页面之中，使数据可视</w:t>
      </w:r>
      <w:r w:rsidR="00C8029B">
        <w:rPr>
          <w:rFonts w:ascii="宋体" w:hAnsi="宋体" w:hint="eastAsia"/>
          <w:sz w:val="24"/>
        </w:rPr>
        <w:t>化</w:t>
      </w:r>
      <w:r>
        <w:rPr>
          <w:rFonts w:ascii="宋体" w:hAnsi="宋体" w:hint="eastAsia"/>
          <w:sz w:val="24"/>
        </w:rPr>
        <w:t>。</w:t>
      </w:r>
    </w:p>
    <w:p w14:paraId="530D74D5" w14:textId="7159CF41" w:rsidR="0034313D" w:rsidRPr="00A652F1" w:rsidRDefault="00A652F1" w:rsidP="00A652F1">
      <w:pPr>
        <w:spacing w:line="400" w:lineRule="exact"/>
        <w:ind w:firstLineChars="200" w:firstLine="480"/>
        <w:rPr>
          <w:sz w:val="24"/>
          <w:shd w:val="clear" w:color="auto" w:fill="FFFFFF"/>
        </w:rPr>
      </w:pPr>
      <w:r>
        <w:rPr>
          <w:rFonts w:hint="eastAsia"/>
          <w:sz w:val="24"/>
          <w:shd w:val="clear" w:color="auto" w:fill="FFFFFF"/>
        </w:rPr>
        <w:t>T</w:t>
      </w:r>
      <w:r w:rsidR="007631EA" w:rsidRPr="007631EA">
        <w:rPr>
          <w:sz w:val="24"/>
          <w:shd w:val="clear" w:color="auto" w:fill="FFFFFF"/>
        </w:rPr>
        <w:t>able</w:t>
      </w:r>
      <w:r w:rsidR="007631EA" w:rsidRPr="007631EA">
        <w:rPr>
          <w:rFonts w:hint="eastAsia"/>
          <w:sz w:val="24"/>
          <w:shd w:val="clear" w:color="auto" w:fill="FFFFFF"/>
        </w:rPr>
        <w:t>表格</w:t>
      </w:r>
      <w:r w:rsidR="007631EA" w:rsidRPr="007631EA">
        <w:rPr>
          <w:rFonts w:ascii="宋体" w:hAnsi="宋体" w:hint="eastAsia"/>
          <w:sz w:val="24"/>
          <w:shd w:val="clear" w:color="auto" w:fill="FFFFFF"/>
        </w:rPr>
        <w:t>可以很容易建立起结构化的界面，通过table自身的参数定义，能把页面布局很快定义成所需要的效果。</w:t>
      </w:r>
    </w:p>
    <w:p w14:paraId="4E0B9E97" w14:textId="77777777" w:rsidR="00C8029B" w:rsidRDefault="00A652F1" w:rsidP="00A652F1">
      <w:pPr>
        <w:spacing w:line="400" w:lineRule="exact"/>
        <w:ind w:firstLineChars="200" w:firstLine="480"/>
        <w:rPr>
          <w:rFonts w:ascii="宋体" w:hAnsi="宋体"/>
          <w:sz w:val="24"/>
          <w:shd w:val="clear" w:color="auto" w:fill="FFFFFF"/>
        </w:rPr>
      </w:pPr>
      <w:r>
        <w:rPr>
          <w:rFonts w:ascii="宋体" w:hAnsi="宋体" w:hint="eastAsia"/>
          <w:sz w:val="24"/>
          <w:shd w:val="clear" w:color="auto" w:fill="FFFFFF"/>
        </w:rPr>
        <w:t>本系统所有数据都使用table表格呈现。</w:t>
      </w:r>
    </w:p>
    <w:p w14:paraId="214CE088" w14:textId="54009A06" w:rsidR="00A652F1" w:rsidRPr="00A652F1" w:rsidRDefault="00A652F1" w:rsidP="00A652F1">
      <w:pPr>
        <w:spacing w:line="400" w:lineRule="exact"/>
        <w:ind w:firstLineChars="200" w:firstLine="480"/>
        <w:rPr>
          <w:rFonts w:ascii="宋体" w:hAnsi="宋体"/>
          <w:sz w:val="24"/>
          <w:shd w:val="clear" w:color="auto" w:fill="FFFFFF"/>
        </w:rPr>
      </w:pPr>
      <w:r>
        <w:rPr>
          <w:rFonts w:ascii="宋体" w:hAnsi="宋体" w:hint="eastAsia"/>
          <w:sz w:val="24"/>
          <w:shd w:val="clear" w:color="auto" w:fill="FFFFFF"/>
        </w:rPr>
        <w:t>如图3-</w:t>
      </w:r>
      <w:r w:rsidR="008937DA">
        <w:rPr>
          <w:rFonts w:ascii="宋体" w:hAnsi="宋体" w:hint="eastAsia"/>
          <w:sz w:val="24"/>
          <w:shd w:val="clear" w:color="auto" w:fill="FFFFFF"/>
        </w:rPr>
        <w:t>6</w:t>
      </w:r>
      <w:r>
        <w:rPr>
          <w:rFonts w:ascii="宋体" w:hAnsi="宋体" w:hint="eastAsia"/>
          <w:sz w:val="24"/>
          <w:shd w:val="clear" w:color="auto" w:fill="FFFFFF"/>
        </w:rPr>
        <w:t>所示。</w:t>
      </w:r>
    </w:p>
    <w:p w14:paraId="3A37A3DD" w14:textId="367E864E" w:rsidR="008B0BB1" w:rsidRDefault="008B0BB1" w:rsidP="008B0BB1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4CE46F2C" w14:textId="7289D8D4" w:rsidR="00A652F1" w:rsidRDefault="00A652F1" w:rsidP="008B0BB1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5B71CE74" w14:textId="6068EE78" w:rsidR="00A652F1" w:rsidRPr="00A652F1" w:rsidRDefault="00A652F1" w:rsidP="00A652F1">
      <w:pPr>
        <w:widowControl/>
        <w:jc w:val="center"/>
        <w:rPr>
          <w:rFonts w:ascii="宋体" w:hAnsi="宋体" w:cs="宋体"/>
          <w:kern w:val="0"/>
          <w:sz w:val="24"/>
        </w:rPr>
      </w:pPr>
      <w:r w:rsidRPr="00A652F1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A652F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"C:\\Users\\13296\\AppData\\Roaming\\Tencent\\Users\\1329669644\\QQ\\WinTemp\\RichOle\\W4Z0J%{J@Y[E84R7HL7${[C.png" \* MERGEFORMATINET </w:instrText>
      </w:r>
      <w:r w:rsidRPr="00A652F1">
        <w:rPr>
          <w:rFonts w:ascii="宋体" w:hAnsi="宋体" w:cs="宋体"/>
          <w:kern w:val="0"/>
          <w:sz w:val="24"/>
        </w:rPr>
        <w:fldChar w:fldCharType="separate"/>
      </w:r>
      <w:r w:rsidR="0080460D">
        <w:rPr>
          <w:rFonts w:ascii="宋体" w:hAnsi="宋体" w:cs="宋体"/>
          <w:kern w:val="0"/>
          <w:sz w:val="24"/>
        </w:rPr>
        <w:fldChar w:fldCharType="begin"/>
      </w:r>
      <w:r w:rsidR="0080460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80460D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"C:\\Users\\13296\\AppData\\Roaming\\Tencent\\Users\\1329669644\\QQ\\WinTemp\\RichOle\\W4Z0J%{J@Y[E84R7HL7${[C.png"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"C:\\Users\\13296\\Desktop\\AppData\\Roaming\\Tencent\\Users\\1329669644\\QQ\\WinTemp\\RichOle\\W4Z0J%{J@Y[E84R7HL7${[C.png"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</w:instrText>
      </w:r>
      <w:r w:rsidR="00CB2FDB">
        <w:rPr>
          <w:rFonts w:ascii="宋体" w:hAnsi="宋体" w:cs="宋体"/>
          <w:kern w:val="0"/>
          <w:sz w:val="24"/>
        </w:rPr>
        <w:instrText>\W4Z0J%{J@Y[E84R7HL7${[C.png"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72EBCF04">
          <v:shape id="_x0000_i1034" type="#_x0000_t75" alt="" style="width:444pt;height:228pt">
            <v:imagedata r:id="rId35" r:href="rId36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="0080460D">
        <w:rPr>
          <w:rFonts w:ascii="宋体" w:hAnsi="宋体" w:cs="宋体"/>
          <w:kern w:val="0"/>
          <w:sz w:val="24"/>
        </w:rPr>
        <w:fldChar w:fldCharType="end"/>
      </w:r>
      <w:r w:rsidRPr="00A652F1">
        <w:rPr>
          <w:rFonts w:ascii="宋体" w:hAnsi="宋体" w:cs="宋体"/>
          <w:kern w:val="0"/>
          <w:sz w:val="24"/>
        </w:rPr>
        <w:fldChar w:fldCharType="end"/>
      </w:r>
    </w:p>
    <w:p w14:paraId="3F67529B" w14:textId="45C2BAF9" w:rsidR="008B0BB1" w:rsidRDefault="00A652F1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6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Table表格中学生信息数据</w:t>
      </w:r>
    </w:p>
    <w:p w14:paraId="5AC87EDD" w14:textId="77777777" w:rsidR="00B06102" w:rsidRPr="00B65D60" w:rsidRDefault="00B06102" w:rsidP="00B65D60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357C5CDC" w14:textId="71B5885D" w:rsidR="002D4693" w:rsidRPr="007417BF" w:rsidRDefault="002D4693" w:rsidP="002D4693">
      <w:pPr>
        <w:pStyle w:val="2"/>
        <w:spacing w:before="0" w:after="0" w:line="360" w:lineRule="auto"/>
        <w:rPr>
          <w:b w:val="0"/>
          <w:sz w:val="28"/>
        </w:rPr>
      </w:pPr>
      <w:bookmarkStart w:id="46" w:name="_Toc43456428"/>
      <w:r w:rsidRPr="007417BF">
        <w:rPr>
          <w:rFonts w:hint="eastAsia"/>
          <w:b w:val="0"/>
          <w:sz w:val="28"/>
        </w:rPr>
        <w:t>3.</w:t>
      </w:r>
      <w:r>
        <w:rPr>
          <w:rFonts w:hint="eastAsia"/>
          <w:b w:val="0"/>
          <w:sz w:val="28"/>
        </w:rPr>
        <w:t xml:space="preserve">5 </w:t>
      </w:r>
      <w:r w:rsidR="0080460D">
        <w:rPr>
          <w:rFonts w:hint="eastAsia"/>
          <w:b w:val="0"/>
          <w:sz w:val="28"/>
        </w:rPr>
        <w:t>R</w:t>
      </w:r>
      <w:r w:rsidR="0080460D">
        <w:rPr>
          <w:b w:val="0"/>
          <w:sz w:val="28"/>
        </w:rPr>
        <w:t>adio</w:t>
      </w:r>
      <w:r w:rsidR="0080460D">
        <w:rPr>
          <w:rFonts w:hint="eastAsia"/>
          <w:b w:val="0"/>
          <w:sz w:val="28"/>
        </w:rPr>
        <w:t>单选框</w:t>
      </w:r>
      <w:bookmarkEnd w:id="46"/>
    </w:p>
    <w:p w14:paraId="7F034327" w14:textId="488B66EF" w:rsidR="002D4693" w:rsidRDefault="0080460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Radio</w:t>
      </w:r>
      <w:r>
        <w:rPr>
          <w:rFonts w:ascii="宋体" w:hAnsi="宋体" w:hint="eastAsia"/>
          <w:sz w:val="24"/>
        </w:rPr>
        <w:t>单选框为用户提供了可选择的功能，本系统一共有两种功能类似的radio单选框组件。</w:t>
      </w:r>
    </w:p>
    <w:p w14:paraId="26F8C3FB" w14:textId="2C620683" w:rsidR="0080460D" w:rsidRDefault="0080460D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一是用户</w:t>
      </w:r>
      <w:r w:rsidR="00F23974">
        <w:rPr>
          <w:rFonts w:ascii="宋体" w:hAnsi="宋体" w:hint="eastAsia"/>
          <w:sz w:val="24"/>
        </w:rPr>
        <w:t>在登陆界面可以选择管理员、教师和学生其一选项进行登录，</w:t>
      </w:r>
      <w:r w:rsidR="00B06102">
        <w:rPr>
          <w:rFonts w:ascii="宋体" w:hAnsi="宋体" w:hint="eastAsia"/>
          <w:sz w:val="24"/>
        </w:rPr>
        <w:t>以便</w:t>
      </w:r>
      <w:r w:rsidR="00F23974">
        <w:rPr>
          <w:rFonts w:ascii="宋体" w:hAnsi="宋体" w:hint="eastAsia"/>
          <w:sz w:val="24"/>
        </w:rPr>
        <w:t>获得不同权限</w:t>
      </w:r>
      <w:r w:rsidR="00B06102">
        <w:rPr>
          <w:rFonts w:ascii="宋体" w:hAnsi="宋体" w:hint="eastAsia"/>
          <w:sz w:val="24"/>
        </w:rPr>
        <w:t>。如图3-</w:t>
      </w:r>
      <w:r w:rsidR="008937DA">
        <w:rPr>
          <w:rFonts w:ascii="宋体" w:hAnsi="宋体" w:hint="eastAsia"/>
          <w:sz w:val="24"/>
        </w:rPr>
        <w:t>7</w:t>
      </w:r>
    </w:p>
    <w:p w14:paraId="25F63EAB" w14:textId="53761C93" w:rsidR="00B06102" w:rsidRP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  <w:r w:rsidRPr="00B06102">
        <w:rPr>
          <w:rFonts w:ascii="宋体" w:hAnsi="宋体" w:cs="宋体"/>
          <w:kern w:val="0"/>
          <w:sz w:val="24"/>
        </w:rPr>
        <w:fldChar w:fldCharType="begin"/>
      </w:r>
      <w:r w:rsidRPr="00B0610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"C:\\Users\\13296\\AppData\\Roaming\\Tencent\\Users\\1329669644\\QQ\\WinTemp\\RichOle\\7KD6I4S@@1]8T82BN6FQ_1D.png" \* MERGEFORMATINET </w:instrText>
      </w:r>
      <w:r w:rsidRPr="00B06102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"C:\\Users\\13296\\AppData\\Roaming\\Tencent\\Users\\1329669644\\QQ\\WinTemp\\RichOle\\7KD6I4S@@1]8T82BN6FQ_1D.png"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"C:\\Users\\13296\\Desktop\\AppData\\Roaming\\Tencent\\Users\\1329669644\\QQ\\WinTemp\\RichOle\\7KD6I4S@@1]8T82BN6FQ_1D.png"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</w:instrText>
      </w:r>
      <w:r w:rsidR="00CB2FDB">
        <w:rPr>
          <w:rFonts w:ascii="宋体" w:hAnsi="宋体" w:cs="宋体"/>
          <w:kern w:val="0"/>
          <w:sz w:val="24"/>
        </w:rPr>
        <w:instrText>PICTURE  "C:\\Users\\13296\\Desktop\\AppData\\Roaming\\Tencent\\Users\\1329669644\\QQ\\WinTemp\\RichOle\\7KD6I4S@@1]8T82BN6FQ_1D.png"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88D760A">
          <v:shape id="_x0000_i1035" type="#_x0000_t75" alt="" style="width:414pt;height:1in">
            <v:imagedata r:id="rId37" r:href="rId38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B06102">
        <w:rPr>
          <w:rFonts w:ascii="宋体" w:hAnsi="宋体" w:cs="宋体"/>
          <w:kern w:val="0"/>
          <w:sz w:val="24"/>
        </w:rPr>
        <w:fldChar w:fldCharType="end"/>
      </w:r>
    </w:p>
    <w:p w14:paraId="096490C5" w14:textId="1F487B43" w:rsidR="00B06102" w:rsidRDefault="00B06102" w:rsidP="00B06102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图3-</w:t>
      </w:r>
      <w:r w:rsidR="008937DA"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登陆界面radio单选框</w:t>
      </w:r>
    </w:p>
    <w:p w14:paraId="3349526A" w14:textId="77777777" w:rsidR="00B06102" w:rsidRDefault="00B06102" w:rsidP="00B06102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6ED980D2" w14:textId="705FE26A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二是在查询时，用户可以选择使用学生学号或姓名进行查询。如图3-</w:t>
      </w:r>
      <w:r w:rsidR="008937DA">
        <w:rPr>
          <w:rFonts w:ascii="宋体" w:hAnsi="宋体" w:hint="eastAsia"/>
          <w:sz w:val="24"/>
        </w:rPr>
        <w:t>8</w:t>
      </w:r>
    </w:p>
    <w:p w14:paraId="54465AFE" w14:textId="1590AC6C" w:rsid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  <w:r w:rsidRPr="00B06102">
        <w:rPr>
          <w:rFonts w:ascii="宋体" w:hAnsi="宋体" w:cs="宋体"/>
          <w:kern w:val="0"/>
          <w:sz w:val="24"/>
        </w:rPr>
        <w:fldChar w:fldCharType="begin"/>
      </w:r>
      <w:r w:rsidRPr="00B0610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"C:\\Users\\13296\\AppData\\Roaming\\Tencent\\Users\\1329669644\\QQ\\WinTemp\\RichOle\\W8Z)VXF_@KYFMLRP5U{$OT8.png" \* MERGEFORMATINET </w:instrText>
      </w:r>
      <w:r w:rsidRPr="00B06102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"C:\\Users\\13296\\AppData\\Roaming\\Tencent\\Users\\1329669644\\QQ\\WinTemp\\RichOle\\W8Z)VXF_@KYFMLRP5U{$OT8.png"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"C:\\Users\\13296\\Desktop\\AppData\\Roaming\\Tencent\\Users\\1329669644\\QQ\\WinTemp\\RichOle\\W8Z)VXF_@KYFMLRP5U{$OT8.png"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"C:\\Users\\13296\\Desktop\\AppData\\Roaming\\Tencent\\Users\\1329669644\\QQ\\WinTemp\\RichOle\\W8Z)VXF_@KYFMLRP5U{$OT8.png"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C318EF7">
          <v:shape id="_x0000_i1036" type="#_x0000_t75" alt="" style="width:420pt;height:1in">
            <v:imagedata r:id="rId39" r:href="rId40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B06102">
        <w:rPr>
          <w:rFonts w:ascii="宋体" w:hAnsi="宋体" w:cs="宋体"/>
          <w:kern w:val="0"/>
          <w:sz w:val="24"/>
        </w:rPr>
        <w:fldChar w:fldCharType="end"/>
      </w:r>
    </w:p>
    <w:p w14:paraId="484F46E4" w14:textId="74AB6B04" w:rsidR="00B06102" w:rsidRDefault="00B06102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</w:t>
      </w:r>
      <w:r w:rsidR="008937DA">
        <w:rPr>
          <w:rFonts w:ascii="宋体" w:hAnsi="宋体" w:cs="宋体" w:hint="eastAsia"/>
          <w:kern w:val="0"/>
          <w:sz w:val="24"/>
        </w:rPr>
        <w:t>8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查询信息radio单选框</w:t>
      </w:r>
    </w:p>
    <w:p w14:paraId="1905D707" w14:textId="77777777" w:rsidR="00B06102" w:rsidRPr="00B06102" w:rsidRDefault="00B06102" w:rsidP="00B06102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4B45C67F" w14:textId="3574730C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adio单选框使用简洁，小组件实现大功能。</w:t>
      </w:r>
    </w:p>
    <w:p w14:paraId="4F6E7657" w14:textId="77777777" w:rsidR="00B06102" w:rsidRDefault="00B06102" w:rsidP="00B06102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3B342A33" w14:textId="4F7F3964" w:rsidR="007417BF" w:rsidRDefault="007417BF" w:rsidP="007417BF">
      <w:pPr>
        <w:pStyle w:val="2"/>
        <w:spacing w:before="0" w:after="0" w:line="360" w:lineRule="auto"/>
        <w:rPr>
          <w:b w:val="0"/>
          <w:sz w:val="28"/>
        </w:rPr>
      </w:pPr>
      <w:bookmarkStart w:id="47" w:name="_Toc43456429"/>
      <w:r w:rsidRPr="007417BF">
        <w:rPr>
          <w:rFonts w:hint="eastAsia"/>
          <w:b w:val="0"/>
          <w:sz w:val="28"/>
        </w:rPr>
        <w:lastRenderedPageBreak/>
        <w:t>3.</w:t>
      </w:r>
      <w:r w:rsidR="00791B75">
        <w:rPr>
          <w:rFonts w:hint="eastAsia"/>
          <w:b w:val="0"/>
          <w:sz w:val="28"/>
        </w:rPr>
        <w:t>6</w:t>
      </w:r>
      <w:r w:rsidR="002D4693">
        <w:rPr>
          <w:rFonts w:hint="eastAsia"/>
          <w:b w:val="0"/>
          <w:sz w:val="28"/>
        </w:rPr>
        <w:t xml:space="preserve"> </w:t>
      </w:r>
      <w:r w:rsidR="009A63BE">
        <w:rPr>
          <w:rFonts w:hint="eastAsia"/>
          <w:b w:val="0"/>
          <w:sz w:val="28"/>
        </w:rPr>
        <w:t>导航选项</w:t>
      </w:r>
      <w:bookmarkEnd w:id="47"/>
    </w:p>
    <w:p w14:paraId="2E3A2DFC" w14:textId="53E5E9A2" w:rsidR="00D67F41" w:rsidRDefault="009A63BE" w:rsidP="00D67F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系统为学生信息管理系统，期中学生信息有学生基本信息、学生家庭信息、学生获奖信息以及学生出勤信息。为了使用户方便跳转查看各类信息，本系统在页面左侧设置了一个导航栏，用户点击相应信息即可查看对应信息并对其进行操作。</w:t>
      </w:r>
    </w:p>
    <w:p w14:paraId="6C5DA6B6" w14:textId="73BAFFED" w:rsidR="009A63BE" w:rsidRPr="009A63BE" w:rsidRDefault="009A63BE" w:rsidP="009A63BE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设置导航栏可以让用户操作方便。本系统导航菜单栏使用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标签</w:t>
      </w:r>
      <w:r w:rsidRPr="009A63BE">
        <w:rPr>
          <w:rFonts w:ascii="Arial" w:hAnsi="Arial" w:cs="Arial"/>
          <w:sz w:val="24"/>
        </w:rPr>
        <w:t>href</w:t>
      </w:r>
      <w:r>
        <w:rPr>
          <w:rFonts w:hint="eastAsia"/>
          <w:sz w:val="24"/>
        </w:rPr>
        <w:t>属性进行跳转各自页面，简洁方便快捷。并使用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中的</w:t>
      </w:r>
      <w:r w:rsidRPr="009A63BE">
        <w:rPr>
          <w:rFonts w:ascii="Arial" w:hAnsi="Arial" w:cs="Arial"/>
          <w:sz w:val="24"/>
        </w:rPr>
        <w:t>class="nav nav-pills nav-stacked"</w:t>
      </w:r>
      <w:r>
        <w:rPr>
          <w:rFonts w:ascii="Arial" w:hAnsi="Arial" w:cs="Arial" w:hint="eastAsia"/>
          <w:sz w:val="24"/>
        </w:rPr>
        <w:t>来进行样式修改，使导航栏融入整个页面，与之格调相同。</w:t>
      </w:r>
    </w:p>
    <w:p w14:paraId="3640BBBA" w14:textId="36145463" w:rsidR="009A63BE" w:rsidRDefault="009A63BE" w:rsidP="00D67F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使用如图</w:t>
      </w:r>
      <w:r>
        <w:rPr>
          <w:rFonts w:hint="eastAsia"/>
          <w:sz w:val="24"/>
        </w:rPr>
        <w:t>3-</w:t>
      </w:r>
      <w:r w:rsidR="008937DA">
        <w:rPr>
          <w:rFonts w:hint="eastAsia"/>
          <w:sz w:val="24"/>
        </w:rPr>
        <w:t>9</w:t>
      </w:r>
      <w:r w:rsidR="008937DA">
        <w:rPr>
          <w:rFonts w:hint="eastAsia"/>
          <w:sz w:val="24"/>
        </w:rPr>
        <w:t>。</w:t>
      </w:r>
    </w:p>
    <w:p w14:paraId="5977488C" w14:textId="755B458A" w:rsidR="009A63BE" w:rsidRDefault="008937DA" w:rsidP="008937DA">
      <w:pPr>
        <w:widowControl/>
        <w:jc w:val="center"/>
        <w:rPr>
          <w:rFonts w:ascii="宋体" w:hAnsi="宋体" w:cs="宋体"/>
          <w:kern w:val="0"/>
          <w:sz w:val="24"/>
        </w:rPr>
      </w:pPr>
      <w:r w:rsidRPr="008937DA">
        <w:rPr>
          <w:rFonts w:ascii="宋体" w:hAnsi="宋体" w:cs="宋体"/>
          <w:kern w:val="0"/>
          <w:sz w:val="24"/>
        </w:rPr>
        <w:fldChar w:fldCharType="begin"/>
      </w:r>
      <w:r w:rsidRPr="008937DA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"C:\\Users\\13296\\AppData\\Roaming\\Tencent\\Users\\1329669644\\QQ\\WinTemp\\RichOle\\$[N}5LU88PF@0F]S~CGG4YS.png" \* MERGEFORMATINET </w:instrText>
      </w:r>
      <w:r w:rsidRPr="008937DA">
        <w:rPr>
          <w:rFonts w:ascii="宋体" w:hAnsi="宋体" w:cs="宋体"/>
          <w:kern w:val="0"/>
          <w:sz w:val="24"/>
        </w:rPr>
        <w:fldChar w:fldCharType="separate"/>
      </w:r>
      <w:r w:rsidR="00007EEC">
        <w:rPr>
          <w:rFonts w:ascii="宋体" w:hAnsi="宋体" w:cs="宋体"/>
          <w:kern w:val="0"/>
          <w:sz w:val="24"/>
        </w:rPr>
        <w:fldChar w:fldCharType="begin"/>
      </w:r>
      <w:r w:rsidR="00007EE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007EEC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"C:\\Users\\13296\\AppData\\Roaming\\Tencent\\Users\\1329669644\\QQ\\WinTemp\\RichOle\\$[N}5LU88PF@0F]S~CGG4YS.png"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"C:\\Users\\13296\\Desktop\\AppData\\Roaming\\Tencent\\Users\\1329669644\\QQ\\WinTemp\\RichOle\\$[N}5LU88PF@0F]S~CGG4YS.png"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</w:instrText>
      </w:r>
      <w:r w:rsidR="00CB2FDB">
        <w:rPr>
          <w:rFonts w:ascii="宋体" w:hAnsi="宋体" w:cs="宋体"/>
          <w:kern w:val="0"/>
          <w:sz w:val="24"/>
        </w:rPr>
        <w:instrText>PICTURE  "C:\\Users\\13296\\Desktop\\AppData\\Roaming\\Tencent\\Users\\1329669644\\QQ\\WinTemp\\RichOle\\$[N}5LU88PF@0F]S~CGG4YS.png"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0268137">
          <v:shape id="_x0000_i1037" type="#_x0000_t75" alt="" style="width:462.6pt;height:282pt">
            <v:imagedata r:id="rId41" r:href="rId42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="00007EEC">
        <w:rPr>
          <w:rFonts w:ascii="宋体" w:hAnsi="宋体" w:cs="宋体"/>
          <w:kern w:val="0"/>
          <w:sz w:val="24"/>
        </w:rPr>
        <w:fldChar w:fldCharType="end"/>
      </w:r>
      <w:r w:rsidRPr="008937DA">
        <w:rPr>
          <w:rFonts w:ascii="宋体" w:hAnsi="宋体" w:cs="宋体"/>
          <w:kern w:val="0"/>
          <w:sz w:val="24"/>
        </w:rPr>
        <w:fldChar w:fldCharType="end"/>
      </w:r>
    </w:p>
    <w:p w14:paraId="4987BFB6" w14:textId="0A9F0EC8" w:rsidR="008937DA" w:rsidRPr="008937DA" w:rsidRDefault="008937DA" w:rsidP="00145C9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图3-9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左侧系统菜单导航栏</w:t>
      </w:r>
    </w:p>
    <w:p w14:paraId="52B316C0" w14:textId="7B837665" w:rsidR="003303C5" w:rsidRPr="00D67F41" w:rsidRDefault="003303C5" w:rsidP="00D67F41">
      <w:pPr>
        <w:pStyle w:val="a5"/>
        <w:spacing w:after="0" w:line="400" w:lineRule="exact"/>
        <w:ind w:leftChars="0" w:left="0"/>
        <w:rPr>
          <w:rFonts w:ascii="宋体" w:hAnsi="宋体"/>
          <w:sz w:val="24"/>
        </w:rPr>
      </w:pPr>
    </w:p>
    <w:p w14:paraId="3B7C963F" w14:textId="77777777" w:rsidR="00147D99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bookmarkStart w:id="48" w:name="_Toc107505474"/>
      <w:bookmarkStart w:id="49" w:name="_Toc108197580"/>
      <w:bookmarkStart w:id="50" w:name="_Toc139084206"/>
      <w:bookmarkStart w:id="51" w:name="_Toc139276110"/>
      <w:r>
        <w:rPr>
          <w:rFonts w:ascii="宋体" w:hAnsi="宋体"/>
          <w:sz w:val="30"/>
          <w:szCs w:val="28"/>
        </w:rPr>
        <w:br w:type="page"/>
      </w:r>
      <w:bookmarkStart w:id="52" w:name="_Toc43456430"/>
      <w:r>
        <w:rPr>
          <w:rFonts w:ascii="黑体" w:eastAsia="黑体" w:hint="eastAsia"/>
          <w:b w:val="0"/>
          <w:sz w:val="30"/>
        </w:rPr>
        <w:lastRenderedPageBreak/>
        <w:t>4</w:t>
      </w:r>
      <w:r>
        <w:rPr>
          <w:rFonts w:ascii="黑体" w:eastAsia="黑体"/>
          <w:b w:val="0"/>
          <w:sz w:val="30"/>
        </w:rPr>
        <w:t xml:space="preserve"> </w:t>
      </w:r>
      <w:bookmarkEnd w:id="48"/>
      <w:bookmarkEnd w:id="49"/>
      <w:bookmarkEnd w:id="50"/>
      <w:bookmarkEnd w:id="51"/>
      <w:r w:rsidR="00D65592">
        <w:rPr>
          <w:rFonts w:ascii="黑体" w:eastAsia="黑体" w:hint="eastAsia"/>
          <w:b w:val="0"/>
          <w:sz w:val="30"/>
        </w:rPr>
        <w:t>功能详细设计</w:t>
      </w:r>
      <w:bookmarkEnd w:id="52"/>
    </w:p>
    <w:p w14:paraId="7745D6A5" w14:textId="4028CA8E" w:rsidR="006549F2" w:rsidRDefault="006549F2" w:rsidP="007925F3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学生信息管理系统基于SSM框架开发，是由Spring和MyBatis两个开源框架整合而成，完成此信息管理系统web项目的开发非常适合。本系统大致结构如下：</w:t>
      </w:r>
    </w:p>
    <w:p w14:paraId="518C7621" w14:textId="2827CE20" w:rsidR="006549F2" w:rsidRPr="006549F2" w:rsidRDefault="006549F2" w:rsidP="006549F2">
      <w:pPr>
        <w:spacing w:line="400" w:lineRule="exact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①P</w:t>
      </w:r>
      <w:r w:rsidRPr="006549F2">
        <w:rPr>
          <w:rFonts w:ascii="宋体" w:hAnsi="宋体" w:hint="eastAsia"/>
          <w:sz w:val="24"/>
        </w:rPr>
        <w:t>ojo层：对应的数据库表的实体类，如图4-1</w:t>
      </w:r>
    </w:p>
    <w:p w14:paraId="5F43CDAB" w14:textId="2F12209E" w:rsid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 w:rsidRPr="006549F2">
        <w:rPr>
          <w:rFonts w:ascii="宋体" w:hAnsi="宋体" w:cs="宋体"/>
          <w:kern w:val="0"/>
          <w:sz w:val="24"/>
        </w:rPr>
        <w:fldChar w:fldCharType="begin"/>
      </w:r>
      <w:r w:rsidRPr="006549F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"C:\\Users\\13296\\AppData\\Roaming\\Tencent\\Users\\1329669644\\QQ\\WinTemp\\RichOle\\@0ORD~{KWZ]91]YOSQE~57L.png" \* MERGEFORMATINET </w:instrText>
      </w:r>
      <w:r w:rsidRPr="006549F2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"C:\\Users\\13296\\AppData\\Roaming\\Tencent\\Users\\1329669644\\QQ\\WinTemp\\RichOle\\@0ORD~{KWZ]91]YOSQE~57L.png"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"C:\\Users\\13296\\Desktop\\AppData\\Roaming\\Tencent\\Users\\1329669644\\QQ\\WinTemp\\RichOle\\@0ORD~{KWZ]91]YOSQE~57L.png"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"C:\\Users\\13296\\Desktop\\AppData\\Roaming\\Tencent\\Users\\1329669644\\QQ\\WinTemp\\RichOle\\@0ORD~{KWZ]91]YOSQE~57L.png"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192FF12B">
          <v:shape id="_x0000_i1038" type="#_x0000_t75" alt="" style="width:204pt;height:138pt">
            <v:imagedata r:id="rId43" r:href="rId44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6549F2">
        <w:rPr>
          <w:rFonts w:ascii="宋体" w:hAnsi="宋体" w:cs="宋体"/>
          <w:kern w:val="0"/>
          <w:sz w:val="24"/>
        </w:rPr>
        <w:fldChar w:fldCharType="end"/>
      </w:r>
    </w:p>
    <w:p w14:paraId="6A62A9EC" w14:textId="77D34688" w:rsidR="006549F2" w:rsidRP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pojo层实体类</w:t>
      </w:r>
    </w:p>
    <w:p w14:paraId="044FBAFB" w14:textId="244699F6" w:rsidR="006549F2" w:rsidRDefault="006549F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②Dao层：数据访问层，负责与数据库进行访问以及对表、对实体类实现增删改查操作，如图4-2</w:t>
      </w:r>
    </w:p>
    <w:p w14:paraId="298F0B38" w14:textId="159FD61E" w:rsid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 w:rsidRPr="006549F2">
        <w:rPr>
          <w:rFonts w:ascii="宋体" w:hAnsi="宋体" w:cs="宋体"/>
          <w:kern w:val="0"/>
          <w:sz w:val="24"/>
        </w:rPr>
        <w:fldChar w:fldCharType="begin"/>
      </w:r>
      <w:r w:rsidRPr="006549F2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"C:\\Users\\13296\\AppData\\Roaming\\Tencent\\Users\\1329669644\\QQ\\WinTemp\\RichOle\\I%OWQ2@T%}J3SSS7XI31(GX.png" \* MERGEFORMATINET </w:instrText>
      </w:r>
      <w:r w:rsidRPr="006549F2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"C:\\Users\\13296\\AppData\\Roaming\\Tencent\\Users\\1329669644\\QQ\\WinTemp\\RichOle\\I%OWQ2@T%}J3SSS7XI31(GX.png"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"C:\\Users\\13296\\Desktop\\AppData\\Roaming\\Tencent\\Users\\1329669644\\QQ\\WinTemp\\RichOle\\I%OWQ2@T%}J3SSS7XI31(GX.png"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</w:instrText>
      </w:r>
      <w:r w:rsidR="00CB2FDB">
        <w:rPr>
          <w:rFonts w:ascii="宋体" w:hAnsi="宋体" w:cs="宋体"/>
          <w:kern w:val="0"/>
          <w:sz w:val="24"/>
        </w:rPr>
        <w:instrText>ata\\Roaming\\Tencent\\Users\\1329669644\\QQ\\WinTemp\\RichOle\\I%OWQ2@T%}J3SSS7XI31(GX.png"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232951B">
          <v:shape id="_x0000_i1039" type="#_x0000_t75" alt="" style="width:198pt;height:132pt">
            <v:imagedata r:id="rId45" r:href="rId46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6549F2">
        <w:rPr>
          <w:rFonts w:ascii="宋体" w:hAnsi="宋体" w:cs="宋体"/>
          <w:kern w:val="0"/>
          <w:sz w:val="24"/>
        </w:rPr>
        <w:fldChar w:fldCharType="end"/>
      </w:r>
    </w:p>
    <w:p w14:paraId="0DD7EAB6" w14:textId="78C0ECF5" w:rsidR="006549F2" w:rsidRPr="006549F2" w:rsidRDefault="006549F2" w:rsidP="006549F2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4-2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dao层</w:t>
      </w:r>
      <w:r w:rsidR="007925F3">
        <w:rPr>
          <w:rFonts w:ascii="宋体" w:hAnsi="宋体" w:cs="宋体" w:hint="eastAsia"/>
          <w:kern w:val="0"/>
          <w:sz w:val="24"/>
        </w:rPr>
        <w:t>接口类</w:t>
      </w:r>
    </w:p>
    <w:p w14:paraId="438D2E16" w14:textId="126DFAFB" w:rsidR="006549F2" w:rsidRDefault="007925F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③service层：主要负责业务模块的逻辑设计，为service接口和serviceImpl实现类。调用Dao层实现操作。如图4-3</w:t>
      </w:r>
    </w:p>
    <w:p w14:paraId="6C2F4E2D" w14:textId="24AD9441" w:rsidR="007925F3" w:rsidRP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 w:rsidRPr="007925F3">
        <w:rPr>
          <w:rFonts w:ascii="宋体" w:hAnsi="宋体" w:cs="宋体"/>
          <w:kern w:val="0"/>
          <w:sz w:val="24"/>
        </w:rPr>
        <w:fldChar w:fldCharType="begin"/>
      </w:r>
      <w:r w:rsidRPr="007925F3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"C:\\Users\\13296\\AppData\\Roaming\\Tencent\\Users\\1329669644\\QQ\\WinTemp\\RichOle\\9Z]`%W@YNR0}}1GP2BUTZAM.png" \* MERGEFORMATINET </w:instrText>
      </w:r>
      <w:r w:rsidRPr="007925F3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"C:\\Users\\13296\\AppData\\Roaming\\Tencent\\Users\\1329669644\\QQ\\WinTemp\\RichOle\\9Z]`%W@YNR0}}1GP2BUTZAM.png"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"C:\\Users\\13296\\Desktop\\AppData\\Roaming\\Tencent\\Users\\1329669644\\QQ\\WinTemp\\RichOle\\9Z]`%W@YNR0}}1GP2BUTZAM.png"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"C:\\Users\\13296\\Desktop\\AppData\\Roaming\\Tencent\\Users\\1329669644\\QQ\\WinTemp\\RichOle\\9Z]`%W@YNR0}}1GP2BUTZAM.png"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69B1FC77">
          <v:shape id="_x0000_i1040" type="#_x0000_t75" alt="" style="width:204pt;height:186pt">
            <v:imagedata r:id="rId47" r:href="rId48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7925F3">
        <w:rPr>
          <w:rFonts w:ascii="宋体" w:hAnsi="宋体" w:cs="宋体"/>
          <w:kern w:val="0"/>
          <w:sz w:val="24"/>
        </w:rPr>
        <w:fldChar w:fldCharType="end"/>
      </w:r>
    </w:p>
    <w:p w14:paraId="20423552" w14:textId="28D1287C" w:rsidR="007925F3" w:rsidRDefault="007925F3" w:rsidP="007925F3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service层接口类和实现类</w:t>
      </w:r>
    </w:p>
    <w:p w14:paraId="68EC8757" w14:textId="27740720" w:rsidR="007925F3" w:rsidRDefault="007925F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④controller层：负责具体的业务模块流程</w:t>
      </w:r>
      <w:r w:rsidR="009D01C5">
        <w:rPr>
          <w:rFonts w:ascii="宋体" w:hAnsi="宋体" w:hint="eastAsia"/>
          <w:sz w:val="24"/>
        </w:rPr>
        <w:t>控</w:t>
      </w:r>
      <w:r>
        <w:rPr>
          <w:rFonts w:ascii="宋体" w:hAnsi="宋体" w:hint="eastAsia"/>
          <w:sz w:val="24"/>
        </w:rPr>
        <w:t>制，如图4-4</w:t>
      </w:r>
    </w:p>
    <w:p w14:paraId="371DAFDB" w14:textId="6FB174D0" w:rsid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 w:rsidRPr="007925F3">
        <w:rPr>
          <w:rFonts w:ascii="宋体" w:hAnsi="宋体" w:cs="宋体"/>
          <w:kern w:val="0"/>
          <w:sz w:val="24"/>
        </w:rPr>
        <w:fldChar w:fldCharType="begin"/>
      </w:r>
      <w:r w:rsidRPr="007925F3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"C:\\Users\\13296\\AppData\\Roaming\\Tencent\\Users\\1329669644\\QQ\\WinTemp\\RichOle\\GUB`A5DVO5V4884V41112IT.png" \* MERGEFORMATINET </w:instrText>
      </w:r>
      <w:r w:rsidRPr="007925F3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"C:\\Users\\13296\\AppData\\Roaming\\Tencent\\Users\\1329669644\\QQ\\WinTemp\\RichOle\\GUB`A5DVO5V4884V41112IT.png"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"C:\\Users\\13296\\Desktop\\AppData\\Roaming\\Tencent\\Users\\1329669644\\QQ\\WinTemp\\RichOle\\GUB`A5DVO5V4884V41112IT.png"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</w:instrText>
      </w:r>
      <w:r w:rsidR="00CB2FDB">
        <w:rPr>
          <w:rFonts w:ascii="宋体" w:hAnsi="宋体" w:cs="宋体"/>
          <w:kern w:val="0"/>
          <w:sz w:val="24"/>
        </w:rPr>
        <w:instrText>oaming\\Tencent\\Users\\1329669644\\QQ\\WinTemp\\RichOle\\GUB`A5DVO5V4884V41112IT.png"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5FB82985">
          <v:shape id="_x0000_i1041" type="#_x0000_t75" alt="" style="width:198pt;height:120pt">
            <v:imagedata r:id="rId49" r:href="rId50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Pr="007925F3">
        <w:rPr>
          <w:rFonts w:ascii="宋体" w:hAnsi="宋体" w:cs="宋体"/>
          <w:kern w:val="0"/>
          <w:sz w:val="24"/>
        </w:rPr>
        <w:fldChar w:fldCharType="end"/>
      </w:r>
    </w:p>
    <w:p w14:paraId="76538F15" w14:textId="37471F45" w:rsidR="007925F3" w:rsidRDefault="007925F3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4-4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controller层实现类</w:t>
      </w:r>
    </w:p>
    <w:p w14:paraId="0FD2C0D1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本系统对象的调用流程：</w:t>
      </w:r>
    </w:p>
    <w:p w14:paraId="233BDD4E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8D7F4B" wp14:editId="3B59477F">
                <wp:simplePos x="0" y="0"/>
                <wp:positionH relativeFrom="column">
                  <wp:posOffset>5288280</wp:posOffset>
                </wp:positionH>
                <wp:positionV relativeFrom="paragraph">
                  <wp:posOffset>128905</wp:posOffset>
                </wp:positionV>
                <wp:extent cx="815340" cy="281940"/>
                <wp:effectExtent l="0" t="0" r="22860" b="22860"/>
                <wp:wrapNone/>
                <wp:docPr id="10" name="流程图: 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02B3C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数据库</w:t>
                            </w:r>
                          </w:p>
                          <w:p w14:paraId="7487810C" w14:textId="77777777" w:rsidR="007E556C" w:rsidRDefault="007E556C" w:rsidP="003260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D7F4B" id="流程图: 过程 10" o:spid="_x0000_s1052" type="#_x0000_t109" style="position:absolute;left:0;text-align:left;margin-left:416.4pt;margin-top:10.15pt;width:64.2pt;height:22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" fillcolor="#4472c4 [3204]" strokecolor="#1f3763 [1604]" strokeweight="1pt">
                <v:textbox>
                  <w:txbxContent>
                    <w:p w14:paraId="6F002B3C" w14:textId="77777777" w:rsidR="007E556C" w:rsidRDefault="007E556C" w:rsidP="00326094">
                      <w:pPr>
                        <w:jc w:val="center"/>
                      </w:pPr>
                      <w:r>
                        <w:t>数据库</w:t>
                      </w:r>
                    </w:p>
                    <w:p w14:paraId="7487810C" w14:textId="77777777" w:rsidR="007E556C" w:rsidRDefault="007E556C" w:rsidP="0032609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B18B883" wp14:editId="2E6B7094">
                <wp:simplePos x="0" y="0"/>
                <wp:positionH relativeFrom="column">
                  <wp:posOffset>4038600</wp:posOffset>
                </wp:positionH>
                <wp:positionV relativeFrom="paragraph">
                  <wp:posOffset>123825</wp:posOffset>
                </wp:positionV>
                <wp:extent cx="815340" cy="281940"/>
                <wp:effectExtent l="0" t="0" r="22860" b="22860"/>
                <wp:wrapNone/>
                <wp:docPr id="8" name="流程图: 过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EAB10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Dao</w:t>
                            </w:r>
                          </w:p>
                          <w:p w14:paraId="69A54878" w14:textId="77777777" w:rsidR="007E556C" w:rsidRDefault="007E556C" w:rsidP="003260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8B883" id="流程图: 过程 8" o:spid="_x0000_s1053" type="#_x0000_t109" style="position:absolute;left:0;text-align:left;margin-left:318pt;margin-top:9.75pt;width:64.2pt;height:22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" fillcolor="#4472c4 [3204]" strokecolor="#1f3763 [1604]" strokeweight="1pt">
                <v:textbox>
                  <w:txbxContent>
                    <w:p w14:paraId="0D6EAB10" w14:textId="77777777" w:rsidR="007E556C" w:rsidRDefault="007E556C" w:rsidP="00326094">
                      <w:pPr>
                        <w:jc w:val="center"/>
                      </w:pPr>
                      <w:r>
                        <w:t>Dao</w:t>
                      </w:r>
                    </w:p>
                    <w:p w14:paraId="69A54878" w14:textId="77777777" w:rsidR="007E556C" w:rsidRDefault="007E556C" w:rsidP="0032609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CAA253" wp14:editId="7AC22BB5">
                <wp:simplePos x="0" y="0"/>
                <wp:positionH relativeFrom="column">
                  <wp:posOffset>3611880</wp:posOffset>
                </wp:positionH>
                <wp:positionV relativeFrom="paragraph">
                  <wp:posOffset>250825</wp:posOffset>
                </wp:positionV>
                <wp:extent cx="403860" cy="0"/>
                <wp:effectExtent l="0" t="76200" r="15240" b="952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A07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284.4pt;margin-top:19.75pt;width:31.8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7925F3"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13ABC7" wp14:editId="3BB1AFDC">
                <wp:simplePos x="0" y="0"/>
                <wp:positionH relativeFrom="column">
                  <wp:posOffset>2781300</wp:posOffset>
                </wp:positionH>
                <wp:positionV relativeFrom="paragraph">
                  <wp:posOffset>121285</wp:posOffset>
                </wp:positionV>
                <wp:extent cx="815340" cy="281940"/>
                <wp:effectExtent l="0" t="0" r="22860" b="22860"/>
                <wp:wrapNone/>
                <wp:docPr id="5" name="流程图: 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A24A0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ABC7" id="流程图: 过程 5" o:spid="_x0000_s1054" type="#_x0000_t109" style="position:absolute;left:0;text-align:left;margin-left:219pt;margin-top:9.55pt;width:64.2pt;height:22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" fillcolor="#4472c4 [3204]" strokecolor="#1f3763 [1604]" strokeweight="1pt">
                <v:textbox>
                  <w:txbxContent>
                    <w:p w14:paraId="04DA24A0" w14:textId="77777777" w:rsidR="007E556C" w:rsidRDefault="007E556C" w:rsidP="0032609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B4581A" wp14:editId="63A4945E">
                <wp:simplePos x="0" y="0"/>
                <wp:positionH relativeFrom="column">
                  <wp:posOffset>260985</wp:posOffset>
                </wp:positionH>
                <wp:positionV relativeFrom="paragraph">
                  <wp:posOffset>139700</wp:posOffset>
                </wp:positionV>
                <wp:extent cx="815340" cy="281940"/>
                <wp:effectExtent l="0" t="0" r="22860" b="22860"/>
                <wp:wrapNone/>
                <wp:docPr id="2" name="流程图: 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BB95C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t>前端</w:t>
                            </w:r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4581A" id="流程图: 过程 2" o:spid="_x0000_s1055" type="#_x0000_t109" style="position:absolute;left:0;text-align:left;margin-left:20.55pt;margin-top:11pt;width:64.2pt;height:22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" fillcolor="#4472c4 [3204]" strokecolor="#1f3763 [1604]" strokeweight="1pt">
                <v:textbox>
                  <w:txbxContent>
                    <w:p w14:paraId="3FBBB95C" w14:textId="77777777" w:rsidR="007E556C" w:rsidRDefault="007E556C" w:rsidP="00326094">
                      <w:pPr>
                        <w:jc w:val="center"/>
                      </w:pPr>
                      <w:r>
                        <w:t>前端</w:t>
                      </w:r>
                      <w:r>
                        <w:rPr>
                          <w:rFonts w:hint="eastAsia"/>
                        </w:rPr>
                        <w:t>JSP</w:t>
                      </w:r>
                    </w:p>
                  </w:txbxContent>
                </v:textbox>
              </v:shape>
            </w:pict>
          </mc:Fallback>
        </mc:AlternateContent>
      </w: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DCB975" wp14:editId="1DC39925">
                <wp:simplePos x="0" y="0"/>
                <wp:positionH relativeFrom="column">
                  <wp:posOffset>2346960</wp:posOffset>
                </wp:positionH>
                <wp:positionV relativeFrom="paragraph">
                  <wp:posOffset>250825</wp:posOffset>
                </wp:positionV>
                <wp:extent cx="403860" cy="0"/>
                <wp:effectExtent l="0" t="76200" r="1524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EC796" id="直接箭头连接符 6" o:spid="_x0000_s1026" type="#_x0000_t32" style="position:absolute;left:0;text-align:left;margin-left:184.8pt;margin-top:19.75pt;width:31.8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D6D989" wp14:editId="14644659">
                <wp:simplePos x="0" y="0"/>
                <wp:positionH relativeFrom="column">
                  <wp:posOffset>1503045</wp:posOffset>
                </wp:positionH>
                <wp:positionV relativeFrom="paragraph">
                  <wp:posOffset>124460</wp:posOffset>
                </wp:positionV>
                <wp:extent cx="838200" cy="281940"/>
                <wp:effectExtent l="0" t="0" r="19050" b="22860"/>
                <wp:wrapNone/>
                <wp:docPr id="4" name="流程图: 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194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2D0D8" w14:textId="77777777" w:rsidR="007E556C" w:rsidRDefault="007E556C" w:rsidP="0032609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D989" id="流程图: 过程 4" o:spid="_x0000_s1056" type="#_x0000_t109" style="position:absolute;left:0;text-align:left;margin-left:118.35pt;margin-top:9.8pt;width:66pt;height:22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" fillcolor="#4472c4 [3204]" strokecolor="#1f3763 [1604]" strokeweight="1pt">
                <v:textbox>
                  <w:txbxContent>
                    <w:p w14:paraId="1FC2D0D8" w14:textId="77777777" w:rsidR="007E556C" w:rsidRDefault="007E556C" w:rsidP="0032609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ontroller</w:t>
                      </w:r>
                    </w:p>
                  </w:txbxContent>
                </v:textbox>
              </v:shape>
            </w:pict>
          </mc:Fallback>
        </mc:AlternateContent>
      </w:r>
    </w:p>
    <w:p w14:paraId="4AA5C8D6" w14:textId="77777777" w:rsidR="00326094" w:rsidRDefault="00326094" w:rsidP="00326094">
      <w:pPr>
        <w:spacing w:line="400" w:lineRule="exact"/>
        <w:rPr>
          <w:rFonts w:ascii="宋体" w:hAnsi="宋体"/>
          <w:sz w:val="24"/>
        </w:rPr>
      </w:pPr>
      <w:r w:rsidRPr="007925F3"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EB7542" wp14:editId="14FE5645">
                <wp:simplePos x="0" y="0"/>
                <wp:positionH relativeFrom="column">
                  <wp:posOffset>4869180</wp:posOffset>
                </wp:positionH>
                <wp:positionV relativeFrom="paragraph">
                  <wp:posOffset>4445</wp:posOffset>
                </wp:positionV>
                <wp:extent cx="403860" cy="0"/>
                <wp:effectExtent l="0" t="76200" r="15240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8968D" id="直接箭头连接符 9" o:spid="_x0000_s1026" type="#_x0000_t32" style="position:absolute;left:0;text-align:left;margin-left:383.4pt;margin-top:.35pt;width:31.8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40611E" wp14:editId="4CDAA3C0">
                <wp:simplePos x="0" y="0"/>
                <wp:positionH relativeFrom="column">
                  <wp:posOffset>1091565</wp:posOffset>
                </wp:positionH>
                <wp:positionV relativeFrom="paragraph">
                  <wp:posOffset>7620</wp:posOffset>
                </wp:positionV>
                <wp:extent cx="403860" cy="0"/>
                <wp:effectExtent l="0" t="76200" r="15240" b="952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60826" id="直接箭头连接符 3" o:spid="_x0000_s1026" type="#_x0000_t32" style="position:absolute;left:0;text-align:left;margin-left:85.95pt;margin-top:.6pt;width:31.8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551688DE" w14:textId="77777777" w:rsidR="00326094" w:rsidRDefault="00326094" w:rsidP="0032609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系统所有框架构成如下：如图4-5</w:t>
      </w:r>
    </w:p>
    <w:p w14:paraId="3E877E2C" w14:textId="58A02A46" w:rsidR="00326094" w:rsidRPr="00326094" w:rsidRDefault="00326094" w:rsidP="00326094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382A15D" wp14:editId="013A066A">
            <wp:extent cx="5348358" cy="3116580"/>
            <wp:effectExtent l="0" t="0" r="508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56" cy="31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1A74" w14:textId="76FA9190" w:rsidR="00326094" w:rsidRDefault="00326094" w:rsidP="007925F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本系统框架结构</w:t>
      </w:r>
    </w:p>
    <w:p w14:paraId="79343859" w14:textId="77777777" w:rsidR="00326094" w:rsidRPr="00147D99" w:rsidRDefault="00326094" w:rsidP="00326094">
      <w:pPr>
        <w:spacing w:line="400" w:lineRule="exact"/>
        <w:rPr>
          <w:rFonts w:ascii="宋体" w:hAnsi="宋体"/>
          <w:sz w:val="24"/>
        </w:rPr>
      </w:pPr>
    </w:p>
    <w:p w14:paraId="5AB93A25" w14:textId="0193F6F3" w:rsidR="00EB79CB" w:rsidRDefault="00EB79CB" w:rsidP="00EB79CB">
      <w:pPr>
        <w:pStyle w:val="2"/>
        <w:spacing w:before="0" w:after="0" w:line="360" w:lineRule="auto"/>
        <w:rPr>
          <w:b w:val="0"/>
          <w:sz w:val="28"/>
        </w:rPr>
      </w:pPr>
      <w:bookmarkStart w:id="53" w:name="_Toc43456431"/>
      <w:r>
        <w:rPr>
          <w:rFonts w:hint="eastAsia"/>
          <w:b w:val="0"/>
          <w:sz w:val="28"/>
        </w:rPr>
        <w:t xml:space="preserve">4.1 </w:t>
      </w:r>
      <w:r w:rsidR="00903A2F">
        <w:rPr>
          <w:rFonts w:hint="eastAsia"/>
          <w:b w:val="0"/>
          <w:sz w:val="28"/>
        </w:rPr>
        <w:t>数据库</w:t>
      </w:r>
      <w:bookmarkEnd w:id="53"/>
    </w:p>
    <w:p w14:paraId="263D1CD9" w14:textId="45806008" w:rsidR="00903A2F" w:rsidRPr="00145C91" w:rsidRDefault="00903A2F" w:rsidP="00145C91">
      <w:pPr>
        <w:spacing w:line="360" w:lineRule="auto"/>
        <w:outlineLvl w:val="2"/>
        <w:rPr>
          <w:rFonts w:ascii="黑体" w:eastAsia="黑体" w:hAnsi="黑体"/>
          <w:sz w:val="24"/>
        </w:rPr>
      </w:pPr>
      <w:bookmarkStart w:id="54" w:name="_Toc43456432"/>
      <w:r w:rsidRPr="00145C91">
        <w:rPr>
          <w:rFonts w:ascii="黑体" w:eastAsia="黑体" w:hAnsi="黑体" w:hint="eastAsia"/>
          <w:sz w:val="24"/>
        </w:rPr>
        <w:t>4.1.1</w:t>
      </w:r>
      <w:r w:rsidR="00AE662B">
        <w:rPr>
          <w:rFonts w:ascii="黑体" w:eastAsia="黑体" w:hAnsi="黑体"/>
          <w:sz w:val="24"/>
        </w:rPr>
        <w:t xml:space="preserve"> </w:t>
      </w:r>
      <w:r w:rsidR="00145C91">
        <w:rPr>
          <w:rFonts w:ascii="黑体" w:eastAsia="黑体" w:hAnsi="黑体" w:hint="eastAsia"/>
          <w:sz w:val="24"/>
        </w:rPr>
        <w:t>数据库名称及描述</w:t>
      </w:r>
      <w:bookmarkEnd w:id="54"/>
    </w:p>
    <w:p w14:paraId="0EF893AE" w14:textId="0291D0BF" w:rsidR="00EB79CB" w:rsidRDefault="00903A2F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</w:t>
      </w:r>
      <w:r w:rsidR="00145C91">
        <w:rPr>
          <w:rFonts w:ascii="宋体" w:hAnsi="宋体" w:hint="eastAsia"/>
          <w:sz w:val="24"/>
        </w:rPr>
        <w:t>创建六个数据库</w:t>
      </w:r>
      <w:r>
        <w:rPr>
          <w:rFonts w:ascii="宋体" w:hAnsi="宋体" w:hint="eastAsia"/>
          <w:sz w:val="24"/>
        </w:rPr>
        <w:t>，以下是对其描述：</w:t>
      </w:r>
    </w:p>
    <w:p w14:paraId="5DC122E9" w14:textId="14D724EB" w:rsidR="00AE662B" w:rsidRPr="00A72A59" w:rsidRDefault="00A72A59" w:rsidP="00A72A59">
      <w:pPr>
        <w:spacing w:line="400" w:lineRule="exact"/>
        <w:ind w:left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 w:rsidR="00AE662B" w:rsidRPr="00A72A59">
        <w:rPr>
          <w:rFonts w:hint="eastAsia"/>
          <w:sz w:val="24"/>
        </w:rPr>
        <w:t>管理员表：用户名，密码</w:t>
      </w:r>
    </w:p>
    <w:p w14:paraId="4CB27DF7" w14:textId="4C3B22F5" w:rsidR="00903A2F" w:rsidRPr="00AE662B" w:rsidRDefault="00AE662B" w:rsidP="00AE662B">
      <w:pPr>
        <w:spacing w:line="400" w:lineRule="exact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2</w:t>
      </w:r>
      <w:r w:rsidR="00A72A59">
        <w:rPr>
          <w:rFonts w:ascii="宋体" w:hAnsi="宋体" w:hint="eastAsia"/>
          <w:sz w:val="24"/>
        </w:rPr>
        <w:t>）教师表：用户名</w:t>
      </w:r>
      <w:r w:rsidR="00A72A59">
        <w:rPr>
          <w:rFonts w:ascii="宋体" w:hAnsi="宋体"/>
          <w:sz w:val="24"/>
        </w:rPr>
        <w:t>,</w:t>
      </w:r>
      <w:r w:rsidR="00A72A59">
        <w:rPr>
          <w:rFonts w:ascii="宋体" w:hAnsi="宋体" w:hint="eastAsia"/>
          <w:sz w:val="24"/>
        </w:rPr>
        <w:t>密码</w:t>
      </w:r>
    </w:p>
    <w:p w14:paraId="43014309" w14:textId="694E7582" w:rsidR="00AE662B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4B1258">
        <w:rPr>
          <w:rFonts w:ascii="宋体" w:hAnsi="宋体" w:hint="eastAsia"/>
          <w:sz w:val="24"/>
        </w:rPr>
        <w:t>（</w:t>
      </w:r>
      <w:r w:rsidRPr="00AE662B">
        <w:rPr>
          <w:rFonts w:ascii="宋体" w:hAnsi="宋体"/>
          <w:sz w:val="24"/>
        </w:rPr>
        <w:t>3</w:t>
      </w:r>
      <w:r w:rsidRPr="004B1258"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/>
          <w:sz w:val="24"/>
        </w:rPr>
        <w:t>学生</w:t>
      </w:r>
      <w:r w:rsidR="00A72A59" w:rsidRPr="00AE662B">
        <w:rPr>
          <w:rFonts w:ascii="宋体" w:hAnsi="宋体" w:hint="eastAsia"/>
          <w:sz w:val="24"/>
        </w:rPr>
        <w:t>基础信息表：学号，姓名，性别，年龄，专业</w:t>
      </w:r>
    </w:p>
    <w:p w14:paraId="2E655395" w14:textId="728460C6" w:rsidR="00AE662B" w:rsidRPr="00AE662B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AE662B">
        <w:rPr>
          <w:rFonts w:ascii="宋体" w:hAnsi="宋体" w:hint="eastAsia"/>
          <w:sz w:val="24"/>
        </w:rPr>
        <w:t>（</w:t>
      </w:r>
      <w:r w:rsidRPr="00AE662B">
        <w:rPr>
          <w:rFonts w:ascii="宋体" w:hAnsi="宋体"/>
          <w:sz w:val="24"/>
        </w:rPr>
        <w:t>4</w:t>
      </w:r>
      <w:r w:rsidRPr="00AE662B"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 w:hint="eastAsia"/>
          <w:sz w:val="24"/>
        </w:rPr>
        <w:t>学生家庭信息表：学号，姓名，地址，人口，电话</w:t>
      </w:r>
    </w:p>
    <w:p w14:paraId="280157DB" w14:textId="3697F264" w:rsidR="00903A2F" w:rsidRDefault="00AE662B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</w:t>
      </w:r>
      <w:r>
        <w:rPr>
          <w:rFonts w:ascii="宋体" w:hAnsi="宋体"/>
          <w:sz w:val="24"/>
        </w:rPr>
        <w:t>5</w:t>
      </w:r>
      <w:r>
        <w:rPr>
          <w:rFonts w:ascii="宋体" w:hAnsi="宋体" w:hint="eastAsia"/>
          <w:sz w:val="24"/>
        </w:rPr>
        <w:t>）</w:t>
      </w:r>
      <w:r w:rsidR="00A72A59" w:rsidRPr="00AE662B">
        <w:rPr>
          <w:rFonts w:ascii="宋体" w:hAnsi="宋体" w:hint="eastAsia"/>
          <w:sz w:val="24"/>
        </w:rPr>
        <w:t>学生获奖信息表：学号，姓名，获奖名称，时间，备注</w:t>
      </w:r>
    </w:p>
    <w:p w14:paraId="2B03AC23" w14:textId="22DB0182" w:rsidR="00A72A59" w:rsidRPr="00AE662B" w:rsidRDefault="00A72A59" w:rsidP="00AE662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）</w:t>
      </w:r>
      <w:r w:rsidRPr="00AE662B">
        <w:rPr>
          <w:rFonts w:ascii="宋体" w:hAnsi="宋体" w:hint="eastAsia"/>
          <w:sz w:val="24"/>
        </w:rPr>
        <w:t>学生出勤信息表：学号，姓名，缺勤次数，处分，备注</w:t>
      </w:r>
    </w:p>
    <w:p w14:paraId="01815A81" w14:textId="740BC862" w:rsidR="00007EEC" w:rsidRPr="00145C91" w:rsidRDefault="000952D9" w:rsidP="00145C91">
      <w:pPr>
        <w:spacing w:line="360" w:lineRule="auto"/>
        <w:outlineLvl w:val="2"/>
        <w:rPr>
          <w:rFonts w:ascii="黑体" w:eastAsia="黑体" w:hAnsi="宋体"/>
          <w:sz w:val="24"/>
        </w:rPr>
      </w:pPr>
      <w:bookmarkStart w:id="55" w:name="_Toc43456433"/>
      <w:r w:rsidRPr="00145C91">
        <w:rPr>
          <w:rFonts w:ascii="黑体" w:eastAsia="黑体" w:hAnsi="宋体"/>
          <w:sz w:val="24"/>
        </w:rPr>
        <w:t>4.1.</w:t>
      </w:r>
      <w:r w:rsidR="00AE662B">
        <w:rPr>
          <w:rFonts w:ascii="黑体" w:eastAsia="黑体" w:hAnsi="宋体"/>
          <w:sz w:val="24"/>
        </w:rPr>
        <w:t>2 数据库</w:t>
      </w:r>
      <w:r w:rsidR="00145C91">
        <w:rPr>
          <w:rFonts w:ascii="黑体" w:eastAsia="黑体" w:hAnsi="宋体" w:hint="eastAsia"/>
          <w:sz w:val="24"/>
        </w:rPr>
        <w:t>ER图</w:t>
      </w:r>
      <w:bookmarkEnd w:id="55"/>
    </w:p>
    <w:p w14:paraId="493B7F3E" w14:textId="4A8B8EE5" w:rsidR="00145C91" w:rsidRPr="00145C91" w:rsidRDefault="00145C91" w:rsidP="00145C91">
      <w:pPr>
        <w:widowControl/>
        <w:jc w:val="center"/>
        <w:rPr>
          <w:rFonts w:ascii="宋体" w:hAnsi="宋体" w:cs="宋体"/>
          <w:kern w:val="0"/>
          <w:sz w:val="24"/>
        </w:rPr>
      </w:pPr>
      <w:r w:rsidRPr="00145C91">
        <w:rPr>
          <w:rFonts w:ascii="宋体" w:hAnsi="宋体" w:cs="宋体"/>
          <w:kern w:val="0"/>
          <w:sz w:val="24"/>
        </w:rPr>
        <w:fldChar w:fldCharType="begin"/>
      </w:r>
      <w:r w:rsidRPr="00145C9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"C:\\Users\\13296\\AppData\\Roaming\\Tencent\\Users\\1329669644\\QQ\\WinTemp\\RichOle\\DU@OZ%3H3B(L[)T52M(T}UV.png" \* MERGEFORMATINET </w:instrText>
      </w:r>
      <w:r w:rsidRPr="00145C91">
        <w:rPr>
          <w:rFonts w:ascii="宋体" w:hAnsi="宋体" w:cs="宋体"/>
          <w:kern w:val="0"/>
          <w:sz w:val="24"/>
        </w:rPr>
        <w:fldChar w:fldCharType="separate"/>
      </w:r>
      <w:r w:rsidR="0082280A">
        <w:rPr>
          <w:rFonts w:ascii="宋体" w:hAnsi="宋体" w:cs="宋体"/>
          <w:kern w:val="0"/>
          <w:sz w:val="24"/>
        </w:rPr>
        <w:fldChar w:fldCharType="begin"/>
      </w:r>
      <w:r w:rsidR="0082280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82280A">
        <w:rPr>
          <w:rFonts w:ascii="宋体" w:hAnsi="宋体" w:cs="宋体"/>
          <w:kern w:val="0"/>
          <w:sz w:val="24"/>
        </w:rPr>
        <w:fldChar w:fldCharType="separate"/>
      </w:r>
      <w:r w:rsidR="004F0E1A">
        <w:rPr>
          <w:rFonts w:ascii="宋体" w:hAnsi="宋体" w:cs="宋体"/>
          <w:kern w:val="0"/>
          <w:sz w:val="24"/>
        </w:rPr>
        <w:fldChar w:fldCharType="begin"/>
      </w:r>
      <w:r w:rsidR="004F0E1A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F0E1A">
        <w:rPr>
          <w:rFonts w:ascii="宋体" w:hAnsi="宋体" w:cs="宋体"/>
          <w:kern w:val="0"/>
          <w:sz w:val="24"/>
        </w:rPr>
        <w:fldChar w:fldCharType="separate"/>
      </w:r>
      <w:r w:rsidR="004C2275">
        <w:rPr>
          <w:rFonts w:ascii="宋体" w:hAnsi="宋体" w:cs="宋体"/>
          <w:kern w:val="0"/>
          <w:sz w:val="24"/>
        </w:rPr>
        <w:fldChar w:fldCharType="begin"/>
      </w:r>
      <w:r w:rsidR="004C2275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C2275">
        <w:rPr>
          <w:rFonts w:ascii="宋体" w:hAnsi="宋体" w:cs="宋体"/>
          <w:kern w:val="0"/>
          <w:sz w:val="24"/>
        </w:rPr>
        <w:fldChar w:fldCharType="separate"/>
      </w:r>
      <w:r w:rsidR="00482FDD">
        <w:rPr>
          <w:rFonts w:ascii="宋体" w:hAnsi="宋体" w:cs="宋体"/>
          <w:kern w:val="0"/>
          <w:sz w:val="24"/>
        </w:rPr>
        <w:fldChar w:fldCharType="begin"/>
      </w:r>
      <w:r w:rsidR="00482F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482FDD">
        <w:rPr>
          <w:rFonts w:ascii="宋体" w:hAnsi="宋体" w:cs="宋体"/>
          <w:kern w:val="0"/>
          <w:sz w:val="24"/>
        </w:rPr>
        <w:fldChar w:fldCharType="separate"/>
      </w:r>
      <w:r w:rsidR="003E3E6E">
        <w:rPr>
          <w:rFonts w:ascii="宋体" w:hAnsi="宋体" w:cs="宋体"/>
          <w:kern w:val="0"/>
          <w:sz w:val="24"/>
        </w:rPr>
        <w:fldChar w:fldCharType="begin"/>
      </w:r>
      <w:r w:rsidR="003E3E6E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3E3E6E">
        <w:rPr>
          <w:rFonts w:ascii="宋体" w:hAnsi="宋体" w:cs="宋体"/>
          <w:kern w:val="0"/>
          <w:sz w:val="24"/>
        </w:rPr>
        <w:fldChar w:fldCharType="separate"/>
      </w:r>
      <w:r w:rsidR="00CA2DDD">
        <w:rPr>
          <w:rFonts w:ascii="宋体" w:hAnsi="宋体" w:cs="宋体"/>
          <w:kern w:val="0"/>
          <w:sz w:val="24"/>
        </w:rPr>
        <w:fldChar w:fldCharType="begin"/>
      </w:r>
      <w:r w:rsidR="00CA2DDD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CA2DDD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"C:\\Users\\13296\\AppData\\Roaming\\Tencent\\Users\\1329669644\\QQ\\WinTemp\\RichOle\\DU@OZ%3H3B(L[)T52M(T}UV.png"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"C:\\Users\\13296\\Desktop\\AppData\\Roaming\\Tencent\\Users\\1329669644\\QQ\\WinTemp\\RichOle\\DU@OZ%3H3B(L[)T52M(T}UV.png"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</w:instrText>
      </w:r>
      <w:r w:rsidR="00CB2FDB">
        <w:rPr>
          <w:rFonts w:ascii="宋体" w:hAnsi="宋体" w:cs="宋体"/>
          <w:kern w:val="0"/>
          <w:sz w:val="24"/>
        </w:rPr>
        <w:instrText>oaming\\Tencent\\Users\\1329669644\\QQ\\WinTemp\\RichOle\\DU@OZ%3H3B(L[)T52M(T}UV.png"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B7D4D90">
          <v:shape id="_x0000_i1042" type="#_x0000_t75" alt="" style="width:426pt;height:342pt">
            <v:imagedata r:id="rId52" r:href="rId5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="00CA2DDD">
        <w:rPr>
          <w:rFonts w:ascii="宋体" w:hAnsi="宋体" w:cs="宋体"/>
          <w:kern w:val="0"/>
          <w:sz w:val="24"/>
        </w:rPr>
        <w:fldChar w:fldCharType="end"/>
      </w:r>
      <w:r w:rsidR="003E3E6E">
        <w:rPr>
          <w:rFonts w:ascii="宋体" w:hAnsi="宋体" w:cs="宋体"/>
          <w:kern w:val="0"/>
          <w:sz w:val="24"/>
        </w:rPr>
        <w:fldChar w:fldCharType="end"/>
      </w:r>
      <w:r w:rsidR="00482FDD">
        <w:rPr>
          <w:rFonts w:ascii="宋体" w:hAnsi="宋体" w:cs="宋体"/>
          <w:kern w:val="0"/>
          <w:sz w:val="24"/>
        </w:rPr>
        <w:fldChar w:fldCharType="end"/>
      </w:r>
      <w:r w:rsidR="004C2275">
        <w:rPr>
          <w:rFonts w:ascii="宋体" w:hAnsi="宋体" w:cs="宋体"/>
          <w:kern w:val="0"/>
          <w:sz w:val="24"/>
        </w:rPr>
        <w:fldChar w:fldCharType="end"/>
      </w:r>
      <w:r w:rsidR="004F0E1A">
        <w:rPr>
          <w:rFonts w:ascii="宋体" w:hAnsi="宋体" w:cs="宋体"/>
          <w:kern w:val="0"/>
          <w:sz w:val="24"/>
        </w:rPr>
        <w:fldChar w:fldCharType="end"/>
      </w:r>
      <w:r w:rsidR="0082280A">
        <w:rPr>
          <w:rFonts w:ascii="宋体" w:hAnsi="宋体" w:cs="宋体"/>
          <w:kern w:val="0"/>
          <w:sz w:val="24"/>
        </w:rPr>
        <w:fldChar w:fldCharType="end"/>
      </w:r>
      <w:r w:rsidRPr="00145C91">
        <w:rPr>
          <w:rFonts w:ascii="宋体" w:hAnsi="宋体" w:cs="宋体"/>
          <w:kern w:val="0"/>
          <w:sz w:val="24"/>
        </w:rPr>
        <w:fldChar w:fldCharType="end"/>
      </w:r>
    </w:p>
    <w:p w14:paraId="2BCDCD54" w14:textId="20A8ABE7" w:rsidR="00007EEC" w:rsidRDefault="00145C91" w:rsidP="000952D9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</w:t>
      </w:r>
      <w:r w:rsidR="000952D9" w:rsidRPr="000952D9">
        <w:rPr>
          <w:rFonts w:ascii="宋体" w:hAnsi="宋体" w:cs="宋体"/>
          <w:kern w:val="0"/>
          <w:sz w:val="24"/>
        </w:rPr>
        <w:t>4-</w:t>
      </w:r>
      <w:r w:rsidR="00F55759">
        <w:rPr>
          <w:rFonts w:ascii="宋体" w:hAnsi="宋体" w:cs="宋体" w:hint="eastAsia"/>
          <w:kern w:val="0"/>
          <w:sz w:val="24"/>
        </w:rPr>
        <w:t>6</w:t>
      </w:r>
      <w:r>
        <w:rPr>
          <w:rFonts w:ascii="宋体" w:hAnsi="宋体" w:cs="宋体" w:hint="eastAsia"/>
          <w:kern w:val="0"/>
          <w:sz w:val="24"/>
        </w:rPr>
        <w:t>左侧系统菜单导航栏</w:t>
      </w:r>
    </w:p>
    <w:p w14:paraId="4C615B71" w14:textId="2F238F9C" w:rsidR="000952D9" w:rsidRDefault="000952D9" w:rsidP="000952D9">
      <w:pPr>
        <w:widowControl/>
        <w:spacing w:line="360" w:lineRule="auto"/>
        <w:outlineLvl w:val="2"/>
        <w:rPr>
          <w:rFonts w:ascii="黑体" w:eastAsia="黑体" w:hAnsi="黑体" w:cs="宋体"/>
          <w:kern w:val="0"/>
          <w:sz w:val="24"/>
        </w:rPr>
      </w:pPr>
      <w:bookmarkStart w:id="56" w:name="_Toc43456434"/>
      <w:r w:rsidRPr="000952D9">
        <w:rPr>
          <w:rFonts w:ascii="黑体" w:eastAsia="黑体" w:hAnsi="黑体" w:cs="宋体"/>
          <w:kern w:val="0"/>
          <w:sz w:val="24"/>
        </w:rPr>
        <w:t>4.1.3</w:t>
      </w:r>
      <w:r w:rsidR="00AE662B">
        <w:rPr>
          <w:rFonts w:ascii="黑体" w:eastAsia="黑体" w:hAnsi="黑体" w:cs="宋体"/>
          <w:kern w:val="0"/>
          <w:sz w:val="24"/>
        </w:rPr>
        <w:t xml:space="preserve"> 数据库表</w:t>
      </w:r>
      <w:bookmarkEnd w:id="56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1510"/>
        <w:gridCol w:w="1228"/>
        <w:gridCol w:w="1417"/>
        <w:gridCol w:w="1134"/>
        <w:gridCol w:w="2262"/>
      </w:tblGrid>
      <w:tr w:rsidR="0071417D" w:rsidRPr="00A72A59" w14:paraId="4877440B" w14:textId="77777777" w:rsidTr="00A6574D">
        <w:trPr>
          <w:jc w:val="center"/>
        </w:trPr>
        <w:tc>
          <w:tcPr>
            <w:tcW w:w="1510" w:type="dxa"/>
          </w:tcPr>
          <w:p w14:paraId="015BEAB4" w14:textId="183FA82E" w:rsidR="00AE662B" w:rsidRPr="00A72A59" w:rsidRDefault="00AE662B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字段名</w:t>
            </w:r>
          </w:p>
        </w:tc>
        <w:tc>
          <w:tcPr>
            <w:tcW w:w="1510" w:type="dxa"/>
          </w:tcPr>
          <w:p w14:paraId="3E47AB45" w14:textId="70AC2507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228" w:type="dxa"/>
          </w:tcPr>
          <w:p w14:paraId="5E825287" w14:textId="2D204FD1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417" w:type="dxa"/>
          </w:tcPr>
          <w:p w14:paraId="48A4EFE4" w14:textId="74FCBF6D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134" w:type="dxa"/>
          </w:tcPr>
          <w:p w14:paraId="7A93D86A" w14:textId="7AE00CF7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14E24B81" w14:textId="518C5658" w:rsidR="00AE662B" w:rsidRPr="00A72A59" w:rsidRDefault="00A72A59" w:rsidP="00A72A59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备注</w:t>
            </w:r>
          </w:p>
        </w:tc>
      </w:tr>
      <w:tr w:rsidR="0071417D" w:rsidRPr="00A72A59" w14:paraId="4E8B27ED" w14:textId="77777777" w:rsidTr="00A6574D">
        <w:trPr>
          <w:jc w:val="center"/>
        </w:trPr>
        <w:tc>
          <w:tcPr>
            <w:tcW w:w="1510" w:type="dxa"/>
          </w:tcPr>
          <w:p w14:paraId="227A2BF8" w14:textId="2F1E5084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用户名</w:t>
            </w:r>
          </w:p>
        </w:tc>
        <w:tc>
          <w:tcPr>
            <w:tcW w:w="1510" w:type="dxa"/>
          </w:tcPr>
          <w:p w14:paraId="43F597FE" w14:textId="094E0B71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varchar</w:t>
            </w:r>
          </w:p>
        </w:tc>
        <w:tc>
          <w:tcPr>
            <w:tcW w:w="1228" w:type="dxa"/>
          </w:tcPr>
          <w:p w14:paraId="3FD4CF61" w14:textId="07FFB720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417" w:type="dxa"/>
          </w:tcPr>
          <w:p w14:paraId="6224897D" w14:textId="7147B6DA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2EBB64AA" w14:textId="0BF510FF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611A8F2" w14:textId="45F355DC" w:rsidR="00AE662B" w:rsidRPr="00A72A59" w:rsidRDefault="00A6574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主键，</w:t>
            </w:r>
            <w:r w:rsidR="0071417D">
              <w:rPr>
                <w:rFonts w:ascii="宋体" w:hAnsi="宋体" w:cs="宋体" w:hint="eastAsia"/>
                <w:kern w:val="0"/>
                <w:sz w:val="24"/>
              </w:rPr>
              <w:t>管理员用户名</w:t>
            </w:r>
          </w:p>
        </w:tc>
      </w:tr>
      <w:tr w:rsidR="0071417D" w:rsidRPr="00A72A59" w14:paraId="06476C03" w14:textId="77777777" w:rsidTr="00A6574D">
        <w:trPr>
          <w:jc w:val="center"/>
        </w:trPr>
        <w:tc>
          <w:tcPr>
            <w:tcW w:w="1510" w:type="dxa"/>
          </w:tcPr>
          <w:p w14:paraId="4B878B09" w14:textId="12F7DB6F" w:rsidR="00AE662B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密码</w:t>
            </w:r>
          </w:p>
        </w:tc>
        <w:tc>
          <w:tcPr>
            <w:tcW w:w="1510" w:type="dxa"/>
          </w:tcPr>
          <w:p w14:paraId="29EDAD3D" w14:textId="35B6E37D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</w:t>
            </w:r>
            <w:r>
              <w:rPr>
                <w:rFonts w:ascii="宋体" w:hAnsi="宋体" w:cs="宋体" w:hint="eastAsia"/>
                <w:kern w:val="0"/>
                <w:sz w:val="24"/>
              </w:rPr>
              <w:t>archar</w:t>
            </w:r>
          </w:p>
        </w:tc>
        <w:tc>
          <w:tcPr>
            <w:tcW w:w="1228" w:type="dxa"/>
          </w:tcPr>
          <w:p w14:paraId="1E1BD641" w14:textId="4619D528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417" w:type="dxa"/>
          </w:tcPr>
          <w:p w14:paraId="2CF72DF7" w14:textId="0C0C6831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21AB38F8" w14:textId="49A690C3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40B54C93" w14:textId="536176F1" w:rsidR="00AE662B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管理员密码</w:t>
            </w:r>
          </w:p>
        </w:tc>
      </w:tr>
      <w:tr w:rsidR="00A72A59" w:rsidRPr="00A72A59" w14:paraId="24564AF6" w14:textId="77777777" w:rsidTr="00A6574D">
        <w:trPr>
          <w:jc w:val="center"/>
        </w:trPr>
        <w:tc>
          <w:tcPr>
            <w:tcW w:w="1510" w:type="dxa"/>
          </w:tcPr>
          <w:p w14:paraId="02A1D0FF" w14:textId="503D1AF7" w:rsidR="00A72A59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14DB6FC6" w14:textId="1641BD94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int</w:t>
            </w:r>
          </w:p>
        </w:tc>
        <w:tc>
          <w:tcPr>
            <w:tcW w:w="1228" w:type="dxa"/>
          </w:tcPr>
          <w:p w14:paraId="415BCE0E" w14:textId="77777777" w:rsidR="00A72A59" w:rsidRPr="00A72A59" w:rsidRDefault="00A72A59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417" w:type="dxa"/>
          </w:tcPr>
          <w:p w14:paraId="79FCD8BB" w14:textId="7EB6A39F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7413827B" w14:textId="3FAFF443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1</w:t>
            </w:r>
          </w:p>
        </w:tc>
        <w:tc>
          <w:tcPr>
            <w:tcW w:w="2262" w:type="dxa"/>
          </w:tcPr>
          <w:p w14:paraId="2B818EF6" w14:textId="5CF63054" w:rsidR="00A72A59" w:rsidRPr="00A72A59" w:rsidRDefault="0071417D" w:rsidP="00AE662B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管理员权限</w:t>
            </w:r>
          </w:p>
        </w:tc>
      </w:tr>
    </w:tbl>
    <w:p w14:paraId="02492F17" w14:textId="44389F3F" w:rsidR="00AE662B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 w:rsidRP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 w:hint="eastAsia"/>
          <w:kern w:val="0"/>
          <w:sz w:val="24"/>
        </w:rPr>
        <w:t>7</w:t>
      </w:r>
      <w:r w:rsidR="0071417D">
        <w:rPr>
          <w:rFonts w:ascii="宋体" w:hAnsi="黑体" w:cs="宋体"/>
          <w:kern w:val="0"/>
          <w:sz w:val="24"/>
        </w:rPr>
        <w:t xml:space="preserve"> </w:t>
      </w:r>
      <w:r w:rsidR="0071417D">
        <w:rPr>
          <w:rFonts w:ascii="宋体" w:hAnsi="黑体" w:cs="宋体" w:hint="eastAsia"/>
          <w:kern w:val="0"/>
          <w:sz w:val="24"/>
        </w:rPr>
        <w:t>管理员表</w:t>
      </w:r>
    </w:p>
    <w:p w14:paraId="30CD4798" w14:textId="77777777" w:rsidR="00B7669D" w:rsidRPr="0071417D" w:rsidRDefault="00B7669D" w:rsidP="0071417D">
      <w:pPr>
        <w:widowControl/>
        <w:spacing w:line="400" w:lineRule="exact"/>
        <w:ind w:firstLineChars="200" w:firstLine="480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277"/>
        <w:gridCol w:w="1134"/>
        <w:gridCol w:w="2120"/>
      </w:tblGrid>
      <w:tr w:rsidR="00B7669D" w:rsidRPr="00A72A59" w14:paraId="7173E7A3" w14:textId="77777777" w:rsidTr="00A6574D">
        <w:trPr>
          <w:jc w:val="center"/>
        </w:trPr>
        <w:tc>
          <w:tcPr>
            <w:tcW w:w="1510" w:type="dxa"/>
          </w:tcPr>
          <w:p w14:paraId="4CC68FEC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字段名</w:t>
            </w:r>
          </w:p>
        </w:tc>
        <w:tc>
          <w:tcPr>
            <w:tcW w:w="1510" w:type="dxa"/>
          </w:tcPr>
          <w:p w14:paraId="788C30DD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353B9036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49184042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134" w:type="dxa"/>
          </w:tcPr>
          <w:p w14:paraId="4265F93F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默认值</w:t>
            </w:r>
          </w:p>
        </w:tc>
        <w:tc>
          <w:tcPr>
            <w:tcW w:w="2120" w:type="dxa"/>
          </w:tcPr>
          <w:p w14:paraId="5D17B47C" w14:textId="77777777" w:rsidR="00B7669D" w:rsidRPr="00A72A59" w:rsidRDefault="00B7669D" w:rsidP="0082280A">
            <w:pPr>
              <w:widowControl/>
              <w:spacing w:line="400" w:lineRule="exac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72A59">
              <w:rPr>
                <w:rFonts w:ascii="宋体" w:hAnsi="宋体" w:cs="宋体" w:hint="eastAsia"/>
                <w:kern w:val="0"/>
                <w:sz w:val="24"/>
              </w:rPr>
              <w:t>备注</w:t>
            </w:r>
          </w:p>
        </w:tc>
      </w:tr>
      <w:tr w:rsidR="00B7669D" w:rsidRPr="00A72A59" w14:paraId="3360E5A2" w14:textId="77777777" w:rsidTr="00A6574D">
        <w:trPr>
          <w:jc w:val="center"/>
        </w:trPr>
        <w:tc>
          <w:tcPr>
            <w:tcW w:w="1510" w:type="dxa"/>
          </w:tcPr>
          <w:p w14:paraId="068A5C5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用户名</w:t>
            </w:r>
          </w:p>
        </w:tc>
        <w:tc>
          <w:tcPr>
            <w:tcW w:w="1510" w:type="dxa"/>
          </w:tcPr>
          <w:p w14:paraId="05044BE6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10E05A13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9EC422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47B19A72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120" w:type="dxa"/>
          </w:tcPr>
          <w:p w14:paraId="037ED292" w14:textId="2CB09611" w:rsidR="00B7669D" w:rsidRPr="00A72A59" w:rsidRDefault="00A6574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主键，</w:t>
            </w:r>
            <w:r w:rsidR="00B7669D">
              <w:rPr>
                <w:rFonts w:ascii="宋体" w:hAnsi="宋体" w:cs="宋体" w:hint="eastAsia"/>
                <w:kern w:val="0"/>
                <w:sz w:val="24"/>
              </w:rPr>
              <w:t>教师用户名</w:t>
            </w:r>
          </w:p>
        </w:tc>
      </w:tr>
      <w:tr w:rsidR="00B7669D" w:rsidRPr="00A72A59" w14:paraId="366135CD" w14:textId="77777777" w:rsidTr="00A6574D">
        <w:trPr>
          <w:jc w:val="center"/>
        </w:trPr>
        <w:tc>
          <w:tcPr>
            <w:tcW w:w="1510" w:type="dxa"/>
          </w:tcPr>
          <w:p w14:paraId="27565357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密码</w:t>
            </w:r>
          </w:p>
        </w:tc>
        <w:tc>
          <w:tcPr>
            <w:tcW w:w="1510" w:type="dxa"/>
          </w:tcPr>
          <w:p w14:paraId="35C8022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v</w:t>
            </w:r>
            <w:r>
              <w:rPr>
                <w:rFonts w:ascii="宋体" w:hAnsi="宋体" w:cs="宋体" w:hint="eastAsia"/>
                <w:kern w:val="0"/>
                <w:sz w:val="24"/>
              </w:rPr>
              <w:t>archar</w:t>
            </w:r>
          </w:p>
        </w:tc>
        <w:tc>
          <w:tcPr>
            <w:tcW w:w="1510" w:type="dxa"/>
          </w:tcPr>
          <w:p w14:paraId="55067771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74210084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311DB952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无</w:t>
            </w:r>
          </w:p>
        </w:tc>
        <w:tc>
          <w:tcPr>
            <w:tcW w:w="2120" w:type="dxa"/>
          </w:tcPr>
          <w:p w14:paraId="5C5B51E2" w14:textId="46B46CDB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教师密码</w:t>
            </w:r>
          </w:p>
        </w:tc>
      </w:tr>
      <w:tr w:rsidR="00B7669D" w:rsidRPr="00A72A59" w14:paraId="462849F8" w14:textId="77777777" w:rsidTr="00A6574D">
        <w:trPr>
          <w:jc w:val="center"/>
        </w:trPr>
        <w:tc>
          <w:tcPr>
            <w:tcW w:w="1510" w:type="dxa"/>
          </w:tcPr>
          <w:p w14:paraId="4A59C620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71128C7E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6FA4B9ED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1D7DB88E" w14:textId="77777777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否</w:t>
            </w:r>
          </w:p>
        </w:tc>
        <w:tc>
          <w:tcPr>
            <w:tcW w:w="1134" w:type="dxa"/>
          </w:tcPr>
          <w:p w14:paraId="7B1DD202" w14:textId="64FBFCC3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0</w:t>
            </w:r>
          </w:p>
        </w:tc>
        <w:tc>
          <w:tcPr>
            <w:tcW w:w="2120" w:type="dxa"/>
          </w:tcPr>
          <w:p w14:paraId="420EA04C" w14:textId="133174C0" w:rsidR="00B7669D" w:rsidRPr="00A72A59" w:rsidRDefault="00B7669D" w:rsidP="0082280A">
            <w:pPr>
              <w:widowControl/>
              <w:spacing w:line="400" w:lineRule="exac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教师权限</w:t>
            </w:r>
          </w:p>
        </w:tc>
      </w:tr>
    </w:tbl>
    <w:p w14:paraId="5AD1859B" w14:textId="7540B3E6" w:rsidR="0071417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8</w:t>
      </w:r>
      <w:r w:rsidR="0071417D">
        <w:rPr>
          <w:rFonts w:ascii="宋体" w:hAnsi="黑体" w:cs="宋体" w:hint="eastAsia"/>
          <w:kern w:val="0"/>
          <w:sz w:val="24"/>
        </w:rPr>
        <w:t>教师表</w:t>
      </w:r>
    </w:p>
    <w:p w14:paraId="4F9F2C37" w14:textId="77777777" w:rsidR="0082280A" w:rsidRDefault="0082280A" w:rsidP="00B7669D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043"/>
        <w:gridCol w:w="1978"/>
      </w:tblGrid>
      <w:tr w:rsidR="0082280A" w14:paraId="7113DE69" w14:textId="77777777" w:rsidTr="00A6574D">
        <w:tc>
          <w:tcPr>
            <w:tcW w:w="1510" w:type="dxa"/>
          </w:tcPr>
          <w:p w14:paraId="2DE33E58" w14:textId="099F9F00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lastRenderedPageBreak/>
              <w:t>字段名</w:t>
            </w:r>
          </w:p>
        </w:tc>
        <w:tc>
          <w:tcPr>
            <w:tcW w:w="1510" w:type="dxa"/>
          </w:tcPr>
          <w:p w14:paraId="01DB8120" w14:textId="5EDDA86B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5CF56338" w14:textId="2948F1F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510" w:type="dxa"/>
          </w:tcPr>
          <w:p w14:paraId="4CEC36D5" w14:textId="6AD7E2D2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1043" w:type="dxa"/>
          </w:tcPr>
          <w:p w14:paraId="1D0071E8" w14:textId="51CC5D5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1978" w:type="dxa"/>
          </w:tcPr>
          <w:p w14:paraId="351E93AB" w14:textId="1FB2FC4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82280A" w14:paraId="2BE89434" w14:textId="77777777" w:rsidTr="00A6574D">
        <w:tc>
          <w:tcPr>
            <w:tcW w:w="1510" w:type="dxa"/>
          </w:tcPr>
          <w:p w14:paraId="22485370" w14:textId="7FE16212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510" w:type="dxa"/>
          </w:tcPr>
          <w:p w14:paraId="4BB5BBBD" w14:textId="2F19FD0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15F02983" w14:textId="777777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510" w:type="dxa"/>
          </w:tcPr>
          <w:p w14:paraId="397556FD" w14:textId="4FB8F534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6596FDED" w14:textId="74D5C4E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6C985B04" w14:textId="76CE212F" w:rsidR="0082280A" w:rsidRDefault="00A6574D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主键，</w:t>
            </w:r>
            <w:r w:rsidR="0082280A">
              <w:rPr>
                <w:rFonts w:ascii="宋体" w:hAnsi="黑体" w:cs="宋体" w:hint="eastAsia"/>
                <w:kern w:val="0"/>
                <w:sz w:val="24"/>
              </w:rPr>
              <w:t>学生学号</w:t>
            </w:r>
          </w:p>
        </w:tc>
      </w:tr>
      <w:tr w:rsidR="0082280A" w14:paraId="6683F37D" w14:textId="77777777" w:rsidTr="00A6574D">
        <w:tc>
          <w:tcPr>
            <w:tcW w:w="1510" w:type="dxa"/>
          </w:tcPr>
          <w:p w14:paraId="148A4A29" w14:textId="39BA459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510" w:type="dxa"/>
          </w:tcPr>
          <w:p w14:paraId="184BD460" w14:textId="0CE0D6C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301F134F" w14:textId="7765F125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33348C86" w14:textId="468468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01FFCDD2" w14:textId="176AFA8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4D879C4C" w14:textId="65073BB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82280A" w14:paraId="0DA57E29" w14:textId="77777777" w:rsidTr="00A6574D">
        <w:tc>
          <w:tcPr>
            <w:tcW w:w="1510" w:type="dxa"/>
          </w:tcPr>
          <w:p w14:paraId="6F20F81F" w14:textId="6429A1F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性别</w:t>
            </w:r>
          </w:p>
        </w:tc>
        <w:tc>
          <w:tcPr>
            <w:tcW w:w="1510" w:type="dxa"/>
          </w:tcPr>
          <w:p w14:paraId="5EDBA4D0" w14:textId="64C09E9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2B4E9A9A" w14:textId="1D5CB1B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510" w:type="dxa"/>
          </w:tcPr>
          <w:p w14:paraId="018DD406" w14:textId="078C542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390BA7FF" w14:textId="45120EE5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0F38B5DC" w14:textId="1449CCBA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学生性别</w:t>
            </w:r>
          </w:p>
        </w:tc>
      </w:tr>
      <w:tr w:rsidR="0082280A" w14:paraId="0B78A28D" w14:textId="77777777" w:rsidTr="00A6574D">
        <w:tc>
          <w:tcPr>
            <w:tcW w:w="1510" w:type="dxa"/>
          </w:tcPr>
          <w:p w14:paraId="20E59814" w14:textId="35726BC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年龄</w:t>
            </w:r>
          </w:p>
        </w:tc>
        <w:tc>
          <w:tcPr>
            <w:tcW w:w="1510" w:type="dxa"/>
          </w:tcPr>
          <w:p w14:paraId="2307FF0D" w14:textId="4DD8F53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04D049A7" w14:textId="342C923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45A63A6C" w14:textId="68C97A13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151C2844" w14:textId="021C1798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744162CF" w14:textId="78E89ADD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学生年龄</w:t>
            </w:r>
          </w:p>
        </w:tc>
      </w:tr>
      <w:tr w:rsidR="0082280A" w14:paraId="73BFE305" w14:textId="77777777" w:rsidTr="00A6574D">
        <w:tc>
          <w:tcPr>
            <w:tcW w:w="1510" w:type="dxa"/>
          </w:tcPr>
          <w:p w14:paraId="2E00BEBC" w14:textId="0B95C4C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专业</w:t>
            </w:r>
          </w:p>
        </w:tc>
        <w:tc>
          <w:tcPr>
            <w:tcW w:w="1510" w:type="dxa"/>
          </w:tcPr>
          <w:p w14:paraId="6DA1FF05" w14:textId="41E3E2C1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AC16304" w14:textId="46DDA8BB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510" w:type="dxa"/>
          </w:tcPr>
          <w:p w14:paraId="68008890" w14:textId="06DB093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7783DCBE" w14:textId="4975984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1978" w:type="dxa"/>
          </w:tcPr>
          <w:p w14:paraId="18B85C76" w14:textId="1B1315F6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学生专业</w:t>
            </w:r>
          </w:p>
        </w:tc>
      </w:tr>
      <w:tr w:rsidR="0082280A" w14:paraId="4B0C3737" w14:textId="77777777" w:rsidTr="00A6574D">
        <w:tc>
          <w:tcPr>
            <w:tcW w:w="1510" w:type="dxa"/>
          </w:tcPr>
          <w:p w14:paraId="237533F3" w14:textId="0447E36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权限</w:t>
            </w:r>
          </w:p>
        </w:tc>
        <w:tc>
          <w:tcPr>
            <w:tcW w:w="1510" w:type="dxa"/>
          </w:tcPr>
          <w:p w14:paraId="6256B1F0" w14:textId="5949567C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32F53B06" w14:textId="77777777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510" w:type="dxa"/>
          </w:tcPr>
          <w:p w14:paraId="04E6322B" w14:textId="2F838999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1043" w:type="dxa"/>
          </w:tcPr>
          <w:p w14:paraId="0E1F5F0F" w14:textId="68C13504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-1</w:t>
            </w:r>
          </w:p>
        </w:tc>
        <w:tc>
          <w:tcPr>
            <w:tcW w:w="1978" w:type="dxa"/>
          </w:tcPr>
          <w:p w14:paraId="648E8835" w14:textId="526A1D8F" w:rsidR="0082280A" w:rsidRDefault="0082280A" w:rsidP="00AE662B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学生权限</w:t>
            </w:r>
          </w:p>
        </w:tc>
      </w:tr>
    </w:tbl>
    <w:p w14:paraId="48C23415" w14:textId="696FD9ED" w:rsidR="0071417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71417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6</w:t>
      </w:r>
      <w:r w:rsidR="0071417D">
        <w:rPr>
          <w:rFonts w:ascii="宋体" w:hAnsi="黑体" w:cs="宋体"/>
          <w:kern w:val="0"/>
          <w:sz w:val="24"/>
        </w:rPr>
        <w:t xml:space="preserve"> </w:t>
      </w:r>
      <w:r w:rsidR="0082280A">
        <w:rPr>
          <w:rFonts w:ascii="宋体" w:hAnsi="黑体" w:cs="宋体" w:hint="eastAsia"/>
          <w:kern w:val="0"/>
          <w:sz w:val="24"/>
        </w:rPr>
        <w:t>学生基础信息表</w:t>
      </w:r>
    </w:p>
    <w:p w14:paraId="186AF636" w14:textId="28701279" w:rsidR="0082280A" w:rsidRDefault="0082280A" w:rsidP="0082280A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82280A" w14:paraId="09662236" w14:textId="77777777" w:rsidTr="00A6574D">
        <w:tc>
          <w:tcPr>
            <w:tcW w:w="1696" w:type="dxa"/>
          </w:tcPr>
          <w:p w14:paraId="0CF3B55E" w14:textId="29ACE30C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7C81902A" w14:textId="2D03894E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1184A43B" w14:textId="211673E0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289D2069" w14:textId="5684A1F5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2EF11FBB" w14:textId="2FD54664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735B1CA0" w14:textId="5824B12A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82280A" w14:paraId="22C71787" w14:textId="77777777" w:rsidTr="00A6574D">
        <w:tc>
          <w:tcPr>
            <w:tcW w:w="1696" w:type="dxa"/>
          </w:tcPr>
          <w:p w14:paraId="2E3B1D4D" w14:textId="0ED479F1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2CDFE8D8" w14:textId="5FFA32A8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24F46017" w14:textId="77777777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E171FFB" w14:textId="392C885C" w:rsidR="0082280A" w:rsidRDefault="000B4017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6832C0EA" w14:textId="0E81951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E1FBDF3" w14:textId="2D2F6F8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82280A" w14:paraId="40B7C948" w14:textId="77777777" w:rsidTr="00A6574D">
        <w:tc>
          <w:tcPr>
            <w:tcW w:w="1696" w:type="dxa"/>
          </w:tcPr>
          <w:p w14:paraId="4ADE6072" w14:textId="76357649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5026DD6A" w14:textId="1506636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E0909D7" w14:textId="3358485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3BCB713F" w14:textId="5413000F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6C44659" w14:textId="685B831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2CB6A3F" w14:textId="5E4707B4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82280A" w14:paraId="0B604C34" w14:textId="77777777" w:rsidTr="00A6574D">
        <w:tc>
          <w:tcPr>
            <w:tcW w:w="1696" w:type="dxa"/>
          </w:tcPr>
          <w:p w14:paraId="65B19330" w14:textId="63818E4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家庭地址</w:t>
            </w:r>
          </w:p>
        </w:tc>
        <w:tc>
          <w:tcPr>
            <w:tcW w:w="1324" w:type="dxa"/>
          </w:tcPr>
          <w:p w14:paraId="686895F1" w14:textId="4F226418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0F4D21E9" w14:textId="3C7D865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1D1A9594" w14:textId="4CFDB187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1FE90F82" w14:textId="2D356DCA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4B049F4E" w14:textId="54753B27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学生家庭地址</w:t>
            </w:r>
          </w:p>
        </w:tc>
      </w:tr>
      <w:tr w:rsidR="0082280A" w14:paraId="7C5B9D18" w14:textId="77777777" w:rsidTr="00A6574D">
        <w:tc>
          <w:tcPr>
            <w:tcW w:w="1696" w:type="dxa"/>
          </w:tcPr>
          <w:p w14:paraId="08582AB4" w14:textId="15937D1E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家庭人口数量</w:t>
            </w:r>
          </w:p>
        </w:tc>
        <w:tc>
          <w:tcPr>
            <w:tcW w:w="1324" w:type="dxa"/>
          </w:tcPr>
          <w:p w14:paraId="396AFDA1" w14:textId="0CAC7FB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5890D2D8" w14:textId="201DFDB9" w:rsidR="0082280A" w:rsidRDefault="0082280A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6F57BA4" w14:textId="7D2CD8ED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2950DE1" w14:textId="37786D35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B425FA2" w14:textId="3BF78CA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学生家庭人口数量</w:t>
            </w:r>
          </w:p>
        </w:tc>
      </w:tr>
      <w:tr w:rsidR="0082280A" w14:paraId="3827CF66" w14:textId="77777777" w:rsidTr="00A6574D">
        <w:tc>
          <w:tcPr>
            <w:tcW w:w="1696" w:type="dxa"/>
          </w:tcPr>
          <w:p w14:paraId="61A69A5A" w14:textId="1DB8319B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家庭电话</w:t>
            </w:r>
          </w:p>
        </w:tc>
        <w:tc>
          <w:tcPr>
            <w:tcW w:w="1324" w:type="dxa"/>
          </w:tcPr>
          <w:p w14:paraId="4F7C599E" w14:textId="779C5601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086E3F4" w14:textId="63631998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1E3F484" w14:textId="2CD72CBB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1281C95" w14:textId="57FB1A06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1ADD558D" w14:textId="70F14DC2" w:rsidR="0082280A" w:rsidRDefault="00A6574D" w:rsidP="0082280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11位</w:t>
            </w:r>
          </w:p>
        </w:tc>
      </w:tr>
    </w:tbl>
    <w:p w14:paraId="6E817349" w14:textId="2A2B37CE" w:rsidR="0082280A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A6574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10</w:t>
      </w:r>
      <w:r w:rsidR="00A6574D">
        <w:rPr>
          <w:rFonts w:ascii="宋体" w:hAnsi="黑体" w:cs="宋体"/>
          <w:kern w:val="0"/>
          <w:sz w:val="24"/>
        </w:rPr>
        <w:t xml:space="preserve"> </w:t>
      </w:r>
      <w:r w:rsidR="00A6574D">
        <w:rPr>
          <w:rFonts w:ascii="宋体" w:hAnsi="黑体" w:cs="宋体" w:hint="eastAsia"/>
          <w:kern w:val="0"/>
          <w:sz w:val="24"/>
        </w:rPr>
        <w:t>学生家庭信息表</w:t>
      </w:r>
    </w:p>
    <w:p w14:paraId="5FE86261" w14:textId="77777777" w:rsidR="00A6574D" w:rsidRDefault="00A6574D" w:rsidP="00A6574D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A6574D" w14:paraId="463C3F4F" w14:textId="77777777" w:rsidTr="004F0E1A">
        <w:tc>
          <w:tcPr>
            <w:tcW w:w="1696" w:type="dxa"/>
          </w:tcPr>
          <w:p w14:paraId="33529A1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02EF00F0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2603A5B8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74F955F7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1C63D89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3D782BF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A6574D" w14:paraId="2F670688" w14:textId="77777777" w:rsidTr="004F0E1A">
        <w:tc>
          <w:tcPr>
            <w:tcW w:w="1696" w:type="dxa"/>
          </w:tcPr>
          <w:p w14:paraId="10558E99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3D4C2F57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2EC0F971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3C2E3FE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556C20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C5DA3EF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A6574D" w14:paraId="493C1C8B" w14:textId="77777777" w:rsidTr="004F0E1A">
        <w:tc>
          <w:tcPr>
            <w:tcW w:w="1696" w:type="dxa"/>
          </w:tcPr>
          <w:p w14:paraId="1E7248E1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21629F6E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5F8B019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72C82A3C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40924BB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DD2C0D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A6574D" w14:paraId="76A23DBB" w14:textId="77777777" w:rsidTr="004F0E1A">
        <w:tc>
          <w:tcPr>
            <w:tcW w:w="1696" w:type="dxa"/>
          </w:tcPr>
          <w:p w14:paraId="221FDBD6" w14:textId="77DFE98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获奖名称</w:t>
            </w:r>
          </w:p>
        </w:tc>
        <w:tc>
          <w:tcPr>
            <w:tcW w:w="1324" w:type="dxa"/>
          </w:tcPr>
          <w:p w14:paraId="3B41645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56B2BE36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2237F356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577EFC4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DA178C0" w14:textId="398D63F8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获奖名称</w:t>
            </w:r>
          </w:p>
        </w:tc>
      </w:tr>
      <w:tr w:rsidR="00A6574D" w14:paraId="308459E5" w14:textId="77777777" w:rsidTr="004F0E1A">
        <w:tc>
          <w:tcPr>
            <w:tcW w:w="1696" w:type="dxa"/>
          </w:tcPr>
          <w:p w14:paraId="492722EC" w14:textId="113AA3D0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获奖时间</w:t>
            </w:r>
          </w:p>
        </w:tc>
        <w:tc>
          <w:tcPr>
            <w:tcW w:w="1324" w:type="dxa"/>
          </w:tcPr>
          <w:p w14:paraId="7D739877" w14:textId="56E6325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date</w:t>
            </w:r>
          </w:p>
        </w:tc>
        <w:tc>
          <w:tcPr>
            <w:tcW w:w="1510" w:type="dxa"/>
          </w:tcPr>
          <w:p w14:paraId="56ACFA2D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5066E62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2C57DDF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0D7A8671" w14:textId="3B780ADC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注意date类型</w:t>
            </w:r>
          </w:p>
        </w:tc>
      </w:tr>
      <w:tr w:rsidR="00A6574D" w14:paraId="32CBE0DE" w14:textId="77777777" w:rsidTr="004F0E1A">
        <w:tc>
          <w:tcPr>
            <w:tcW w:w="1696" w:type="dxa"/>
          </w:tcPr>
          <w:p w14:paraId="60796C8C" w14:textId="7AB34F05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获奖备注</w:t>
            </w:r>
          </w:p>
        </w:tc>
        <w:tc>
          <w:tcPr>
            <w:tcW w:w="1324" w:type="dxa"/>
          </w:tcPr>
          <w:p w14:paraId="2D46263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77346F94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31A9870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FAE514A" w14:textId="777777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D7168BC" w14:textId="75548377" w:rsidR="00A6574D" w:rsidRDefault="00A6574D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获奖备注</w:t>
            </w:r>
          </w:p>
        </w:tc>
      </w:tr>
    </w:tbl>
    <w:p w14:paraId="61E96A35" w14:textId="510A60F4" w:rsidR="00A6574D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表</w:t>
      </w:r>
      <w:r w:rsidR="00A6574D">
        <w:rPr>
          <w:rFonts w:ascii="宋体" w:hAnsi="黑体" w:cs="宋体" w:hint="eastAsia"/>
          <w:kern w:val="0"/>
          <w:sz w:val="24"/>
        </w:rPr>
        <w:t>4-</w:t>
      </w:r>
      <w:r w:rsidR="00F55759">
        <w:rPr>
          <w:rFonts w:ascii="宋体" w:hAnsi="黑体" w:cs="宋体"/>
          <w:kern w:val="0"/>
          <w:sz w:val="24"/>
        </w:rPr>
        <w:t>11</w:t>
      </w:r>
      <w:r w:rsidR="00A6574D">
        <w:rPr>
          <w:rFonts w:ascii="宋体" w:hAnsi="黑体" w:cs="宋体"/>
          <w:kern w:val="0"/>
          <w:sz w:val="24"/>
        </w:rPr>
        <w:t xml:space="preserve"> </w:t>
      </w:r>
      <w:r w:rsidR="00A6574D">
        <w:rPr>
          <w:rFonts w:ascii="宋体" w:hAnsi="黑体" w:cs="宋体" w:hint="eastAsia"/>
          <w:kern w:val="0"/>
          <w:sz w:val="24"/>
        </w:rPr>
        <w:t>学生获奖信息表</w:t>
      </w:r>
    </w:p>
    <w:p w14:paraId="1A26A260" w14:textId="77777777" w:rsidR="004F0E1A" w:rsidRDefault="004F0E1A" w:rsidP="004F0E1A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324"/>
        <w:gridCol w:w="1510"/>
        <w:gridCol w:w="1277"/>
        <w:gridCol w:w="992"/>
        <w:gridCol w:w="2262"/>
      </w:tblGrid>
      <w:tr w:rsidR="004F0E1A" w14:paraId="24EF6299" w14:textId="77777777" w:rsidTr="004F0E1A">
        <w:tc>
          <w:tcPr>
            <w:tcW w:w="1696" w:type="dxa"/>
          </w:tcPr>
          <w:p w14:paraId="518C0FC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字段名</w:t>
            </w:r>
          </w:p>
        </w:tc>
        <w:tc>
          <w:tcPr>
            <w:tcW w:w="1324" w:type="dxa"/>
          </w:tcPr>
          <w:p w14:paraId="05456D4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字段类型</w:t>
            </w:r>
          </w:p>
        </w:tc>
        <w:tc>
          <w:tcPr>
            <w:tcW w:w="1510" w:type="dxa"/>
          </w:tcPr>
          <w:p w14:paraId="537D200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字段长度</w:t>
            </w:r>
          </w:p>
        </w:tc>
        <w:tc>
          <w:tcPr>
            <w:tcW w:w="1277" w:type="dxa"/>
          </w:tcPr>
          <w:p w14:paraId="0243202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是否为空</w:t>
            </w:r>
          </w:p>
        </w:tc>
        <w:tc>
          <w:tcPr>
            <w:tcW w:w="992" w:type="dxa"/>
          </w:tcPr>
          <w:p w14:paraId="6434A5E5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默认值</w:t>
            </w:r>
          </w:p>
        </w:tc>
        <w:tc>
          <w:tcPr>
            <w:tcW w:w="2262" w:type="dxa"/>
          </w:tcPr>
          <w:p w14:paraId="52CD3176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备注</w:t>
            </w:r>
          </w:p>
        </w:tc>
      </w:tr>
      <w:tr w:rsidR="004F0E1A" w14:paraId="030D3F08" w14:textId="77777777" w:rsidTr="004F0E1A">
        <w:tc>
          <w:tcPr>
            <w:tcW w:w="1696" w:type="dxa"/>
          </w:tcPr>
          <w:p w14:paraId="0EA63C2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学号</w:t>
            </w:r>
          </w:p>
        </w:tc>
        <w:tc>
          <w:tcPr>
            <w:tcW w:w="1324" w:type="dxa"/>
          </w:tcPr>
          <w:p w14:paraId="1A5F9E2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6144330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1065CDF0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2C9A2D7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1CF917D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外键，学生学号</w:t>
            </w:r>
          </w:p>
        </w:tc>
      </w:tr>
      <w:tr w:rsidR="004F0E1A" w14:paraId="68B8973E" w14:textId="77777777" w:rsidTr="004F0E1A">
        <w:tc>
          <w:tcPr>
            <w:tcW w:w="1696" w:type="dxa"/>
          </w:tcPr>
          <w:p w14:paraId="2E37C87C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姓名</w:t>
            </w:r>
          </w:p>
        </w:tc>
        <w:tc>
          <w:tcPr>
            <w:tcW w:w="1324" w:type="dxa"/>
          </w:tcPr>
          <w:p w14:paraId="2D1307D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4E202522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</w:t>
            </w:r>
            <w:r>
              <w:rPr>
                <w:rFonts w:ascii="宋体" w:hAnsi="黑体" w:cs="宋体"/>
                <w:kern w:val="0"/>
                <w:sz w:val="24"/>
              </w:rPr>
              <w:t>0</w:t>
            </w:r>
          </w:p>
        </w:tc>
        <w:tc>
          <w:tcPr>
            <w:tcW w:w="1277" w:type="dxa"/>
          </w:tcPr>
          <w:p w14:paraId="423D7061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A0D09B6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713A681A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学生姓名</w:t>
            </w:r>
          </w:p>
        </w:tc>
      </w:tr>
      <w:tr w:rsidR="004F0E1A" w14:paraId="2C5DAE04" w14:textId="77777777" w:rsidTr="004F0E1A">
        <w:tc>
          <w:tcPr>
            <w:tcW w:w="1696" w:type="dxa"/>
          </w:tcPr>
          <w:p w14:paraId="0C8F11A6" w14:textId="313A5D33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缺勤次数</w:t>
            </w:r>
          </w:p>
        </w:tc>
        <w:tc>
          <w:tcPr>
            <w:tcW w:w="1324" w:type="dxa"/>
          </w:tcPr>
          <w:p w14:paraId="67A4C4E6" w14:textId="406166D4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int</w:t>
            </w:r>
          </w:p>
        </w:tc>
        <w:tc>
          <w:tcPr>
            <w:tcW w:w="1510" w:type="dxa"/>
          </w:tcPr>
          <w:p w14:paraId="3722A337" w14:textId="2950573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46DC51E4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0D3E7AA9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30F46F46" w14:textId="0B4CB0CF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缺勤次数</w:t>
            </w:r>
          </w:p>
        </w:tc>
      </w:tr>
      <w:tr w:rsidR="004F0E1A" w14:paraId="3DBA3639" w14:textId="77777777" w:rsidTr="004F0E1A">
        <w:tc>
          <w:tcPr>
            <w:tcW w:w="1696" w:type="dxa"/>
          </w:tcPr>
          <w:p w14:paraId="20E9A446" w14:textId="6C06072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缺勤处分</w:t>
            </w:r>
          </w:p>
        </w:tc>
        <w:tc>
          <w:tcPr>
            <w:tcW w:w="1324" w:type="dxa"/>
          </w:tcPr>
          <w:p w14:paraId="3E4FDC95" w14:textId="22FDBB6B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varchar</w:t>
            </w:r>
          </w:p>
        </w:tc>
        <w:tc>
          <w:tcPr>
            <w:tcW w:w="1510" w:type="dxa"/>
          </w:tcPr>
          <w:p w14:paraId="18CE2117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</w:p>
        </w:tc>
        <w:tc>
          <w:tcPr>
            <w:tcW w:w="1277" w:type="dxa"/>
          </w:tcPr>
          <w:p w14:paraId="36D8247B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1CFC5435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173740B6" w14:textId="13CB397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缺勤处分</w:t>
            </w:r>
          </w:p>
        </w:tc>
      </w:tr>
      <w:tr w:rsidR="004F0E1A" w14:paraId="543B6956" w14:textId="77777777" w:rsidTr="004F0E1A">
        <w:tc>
          <w:tcPr>
            <w:tcW w:w="1696" w:type="dxa"/>
          </w:tcPr>
          <w:p w14:paraId="2BBEF3B6" w14:textId="5B50949A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缺勤备注</w:t>
            </w:r>
          </w:p>
        </w:tc>
        <w:tc>
          <w:tcPr>
            <w:tcW w:w="1324" w:type="dxa"/>
          </w:tcPr>
          <w:p w14:paraId="57986023" w14:textId="15A7FAB9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/>
                <w:kern w:val="0"/>
                <w:sz w:val="24"/>
              </w:rPr>
              <w:t>V</w:t>
            </w:r>
            <w:r>
              <w:rPr>
                <w:rFonts w:ascii="宋体" w:hAnsi="黑体" w:cs="宋体" w:hint="eastAsia"/>
                <w:kern w:val="0"/>
                <w:sz w:val="24"/>
              </w:rPr>
              <w:t>archar</w:t>
            </w:r>
          </w:p>
        </w:tc>
        <w:tc>
          <w:tcPr>
            <w:tcW w:w="1510" w:type="dxa"/>
          </w:tcPr>
          <w:p w14:paraId="0BAD0273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50</w:t>
            </w:r>
          </w:p>
        </w:tc>
        <w:tc>
          <w:tcPr>
            <w:tcW w:w="1277" w:type="dxa"/>
          </w:tcPr>
          <w:p w14:paraId="0743A031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否</w:t>
            </w:r>
          </w:p>
        </w:tc>
        <w:tc>
          <w:tcPr>
            <w:tcW w:w="992" w:type="dxa"/>
          </w:tcPr>
          <w:p w14:paraId="486523EF" w14:textId="77777777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无</w:t>
            </w:r>
          </w:p>
        </w:tc>
        <w:tc>
          <w:tcPr>
            <w:tcW w:w="2262" w:type="dxa"/>
          </w:tcPr>
          <w:p w14:paraId="6B206123" w14:textId="50D429D3" w:rsidR="004F0E1A" w:rsidRDefault="004F0E1A" w:rsidP="004F0E1A">
            <w:pPr>
              <w:widowControl/>
              <w:spacing w:line="400" w:lineRule="exact"/>
              <w:rPr>
                <w:rFonts w:ascii="宋体" w:hAnsi="黑体" w:cs="宋体"/>
                <w:kern w:val="0"/>
                <w:sz w:val="24"/>
              </w:rPr>
            </w:pPr>
            <w:r>
              <w:rPr>
                <w:rFonts w:ascii="宋体" w:hAnsi="黑体" w:cs="宋体" w:hint="eastAsia"/>
                <w:kern w:val="0"/>
                <w:sz w:val="24"/>
              </w:rPr>
              <w:t>缺勤备注</w:t>
            </w:r>
          </w:p>
        </w:tc>
      </w:tr>
    </w:tbl>
    <w:p w14:paraId="0DE3E111" w14:textId="3EF441DD" w:rsidR="00A6574D" w:rsidRDefault="004F0E1A" w:rsidP="001C599B">
      <w:pPr>
        <w:widowControl/>
        <w:spacing w:line="400" w:lineRule="exact"/>
        <w:jc w:val="center"/>
        <w:rPr>
          <w:rFonts w:ascii="宋体" w:hAnsi="黑体" w:cs="宋体"/>
          <w:kern w:val="0"/>
          <w:sz w:val="24"/>
        </w:rPr>
      </w:pPr>
      <w:r>
        <w:rPr>
          <w:rFonts w:ascii="宋体" w:hAnsi="黑体" w:cs="宋体" w:hint="eastAsia"/>
          <w:kern w:val="0"/>
          <w:sz w:val="24"/>
        </w:rPr>
        <w:t>图4-</w:t>
      </w:r>
      <w:r w:rsidR="00F55759">
        <w:rPr>
          <w:rFonts w:ascii="宋体" w:hAnsi="黑体" w:cs="宋体"/>
          <w:kern w:val="0"/>
          <w:sz w:val="24"/>
        </w:rPr>
        <w:t>12</w:t>
      </w:r>
      <w:r>
        <w:rPr>
          <w:rFonts w:ascii="宋体" w:hAnsi="黑体" w:cs="宋体"/>
          <w:kern w:val="0"/>
          <w:sz w:val="24"/>
        </w:rPr>
        <w:t xml:space="preserve"> </w:t>
      </w:r>
      <w:r>
        <w:rPr>
          <w:rFonts w:ascii="宋体" w:hAnsi="黑体" w:cs="宋体" w:hint="eastAsia"/>
          <w:kern w:val="0"/>
          <w:sz w:val="24"/>
        </w:rPr>
        <w:t>学生考勤信息</w:t>
      </w:r>
    </w:p>
    <w:p w14:paraId="51057A0F" w14:textId="77777777" w:rsidR="001C599B" w:rsidRPr="0071417D" w:rsidRDefault="001C599B" w:rsidP="0082280A">
      <w:pPr>
        <w:widowControl/>
        <w:spacing w:line="400" w:lineRule="exact"/>
        <w:rPr>
          <w:rFonts w:ascii="宋体" w:hAnsi="黑体" w:cs="宋体"/>
          <w:kern w:val="0"/>
          <w:sz w:val="24"/>
        </w:rPr>
      </w:pPr>
    </w:p>
    <w:p w14:paraId="714645D0" w14:textId="1102FB69" w:rsidR="00EB79CB" w:rsidRPr="00EB79CB" w:rsidRDefault="00EB79CB" w:rsidP="00EB79CB">
      <w:pPr>
        <w:pStyle w:val="2"/>
        <w:spacing w:before="0" w:after="0" w:line="360" w:lineRule="auto"/>
      </w:pPr>
      <w:bookmarkStart w:id="57" w:name="_Toc43456435"/>
      <w:bookmarkStart w:id="58" w:name="_Toc107505475"/>
      <w:bookmarkStart w:id="59" w:name="_Toc108197581"/>
      <w:bookmarkStart w:id="60" w:name="_Toc139084207"/>
      <w:bookmarkStart w:id="61" w:name="_Toc139276111"/>
      <w:r>
        <w:rPr>
          <w:rFonts w:hint="eastAsia"/>
          <w:b w:val="0"/>
          <w:sz w:val="28"/>
        </w:rPr>
        <w:lastRenderedPageBreak/>
        <w:t xml:space="preserve">4.2 </w:t>
      </w:r>
      <w:r w:rsidR="001C599B">
        <w:rPr>
          <w:rFonts w:hint="eastAsia"/>
          <w:b w:val="0"/>
          <w:sz w:val="28"/>
        </w:rPr>
        <w:t>数据库连接</w:t>
      </w:r>
      <w:bookmarkEnd w:id="57"/>
    </w:p>
    <w:p w14:paraId="3C6A616C" w14:textId="77777777" w:rsidR="009A3622" w:rsidRDefault="001C599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</w:t>
      </w:r>
      <w:r w:rsidR="00956CF9">
        <w:rPr>
          <w:rFonts w:ascii="宋体" w:hAnsi="宋体" w:hint="eastAsia"/>
          <w:sz w:val="24"/>
        </w:rPr>
        <w:t>数据库</w:t>
      </w:r>
      <w:r>
        <w:rPr>
          <w:rFonts w:ascii="宋体" w:hAnsi="宋体" w:hint="eastAsia"/>
          <w:sz w:val="24"/>
        </w:rPr>
        <w:t>使用Mybatis</w:t>
      </w:r>
      <w:r w:rsidR="00956CF9">
        <w:rPr>
          <w:rFonts w:ascii="宋体" w:hAnsi="宋体" w:hint="eastAsia"/>
          <w:sz w:val="24"/>
        </w:rPr>
        <w:t>，是一个基于Java的持久层框架。它避免了几乎所有的JDBC代码和手动设置参数以及获取结果集，使用简单的XML或注解用于配置和原始反射。</w:t>
      </w:r>
    </w:p>
    <w:p w14:paraId="230A790E" w14:textId="099536F7" w:rsidR="00007EEC" w:rsidRDefault="009A362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它</w:t>
      </w:r>
      <w:r w:rsidR="00956CF9">
        <w:rPr>
          <w:rFonts w:ascii="宋体" w:hAnsi="宋体" w:hint="eastAsia"/>
          <w:sz w:val="24"/>
        </w:rPr>
        <w:t>非常灵活，解除SQL与程序代码的耦合，通过提供DAO层，将业务逻辑和数据访问逻辑分离，使系统的设计更清晰，更易维护，更易单元测试，提高了可维护性。</w:t>
      </w:r>
    </w:p>
    <w:p w14:paraId="2CF5531D" w14:textId="77777777" w:rsidR="009A3622" w:rsidRDefault="006549F2" w:rsidP="00956CF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</w:t>
      </w:r>
      <w:r w:rsidR="00956CF9" w:rsidRPr="00956CF9">
        <w:rPr>
          <w:rFonts w:ascii="宋体" w:hAnsi="宋体" w:hint="eastAsia"/>
          <w:sz w:val="24"/>
        </w:rPr>
        <w:t>ybatis通过配置文件创建sqlsessionFactory，sqlsessionFactory根据配置文件</w:t>
      </w:r>
      <w:r w:rsidR="009A3622">
        <w:rPr>
          <w:rFonts w:ascii="宋体" w:hAnsi="宋体" w:hint="eastAsia"/>
          <w:sz w:val="24"/>
        </w:rPr>
        <w:t>。</w:t>
      </w:r>
    </w:p>
    <w:p w14:paraId="2C46E820" w14:textId="67185EAF" w:rsidR="004C2275" w:rsidRDefault="00956CF9" w:rsidP="00956CF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956CF9">
        <w:rPr>
          <w:rFonts w:ascii="宋体" w:hAnsi="宋体" w:hint="eastAsia"/>
          <w:sz w:val="24"/>
        </w:rPr>
        <w:t>配置文件来源于两个方面:一个是xml，一个是Java中的注解，获取sqlSession。SQLSession包含了执行sql语句的所有方法，可以通过SQLSession直接运行映射的sql语句，完成对数据的增删改查和事物的提交工作，用完之后关闭SQLSession。</w:t>
      </w:r>
    </w:p>
    <w:p w14:paraId="5697F20A" w14:textId="7A0D2201" w:rsidR="00877499" w:rsidRDefault="006549F2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数据库连接文件database</w:t>
      </w:r>
      <w:r>
        <w:rPr>
          <w:rFonts w:ascii="宋体" w:hAnsi="宋体"/>
          <w:sz w:val="24"/>
        </w:rPr>
        <w:t>.properties</w:t>
      </w:r>
      <w:r w:rsidR="00877499">
        <w:rPr>
          <w:rFonts w:ascii="宋体" w:hAnsi="宋体" w:hint="eastAsia"/>
          <w:sz w:val="24"/>
        </w:rPr>
        <w:t>主要代码：</w:t>
      </w:r>
    </w:p>
    <w:p w14:paraId="76FC86CB" w14:textId="31FF24E8" w:rsidR="00877499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jdbc.driver=com.mysql.jdbc.Driver</w:t>
      </w:r>
    </w:p>
    <w:p w14:paraId="52E8F69D" w14:textId="282A50D3" w:rsidR="009A3622" w:rsidRDefault="009A3622" w:rsidP="009A3622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9A3622">
        <w:rPr>
          <w:rFonts w:ascii="宋体" w:hAnsi="宋体" w:cs="Arial" w:hint="eastAsia"/>
          <w:sz w:val="24"/>
        </w:rPr>
        <w:t>//</w:t>
      </w:r>
      <w:r>
        <w:rPr>
          <w:rFonts w:ascii="宋体" w:hAnsi="宋体" w:cs="Arial" w:hint="eastAsia"/>
          <w:sz w:val="24"/>
        </w:rPr>
        <w:t>在使用MySql8.0及以上版本时，需要设置时区，即</w:t>
      </w:r>
      <w:r w:rsidRPr="009A3622">
        <w:rPr>
          <w:rFonts w:ascii="宋体" w:hAnsi="宋体" w:cs="Arial" w:hint="eastAsia"/>
          <w:sz w:val="24"/>
        </w:rPr>
        <w:t>增加一</w:t>
      </w:r>
      <w:r>
        <w:rPr>
          <w:rFonts w:ascii="宋体" w:hAnsi="宋体" w:cs="Arial" w:hint="eastAsia"/>
          <w:sz w:val="24"/>
        </w:rPr>
        <w:t>个时区的配置：</w:t>
      </w:r>
    </w:p>
    <w:p w14:paraId="24379E57" w14:textId="00F2691C" w:rsidR="009A3622" w:rsidRPr="009A3622" w:rsidRDefault="009A3622" w:rsidP="009A3622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9A3622">
        <w:rPr>
          <w:rFonts w:ascii="宋体" w:hAnsi="宋体" w:cs="Arial"/>
          <w:sz w:val="24"/>
        </w:rPr>
        <w:t>//</w:t>
      </w:r>
      <w:r w:rsidRPr="009A3622">
        <w:rPr>
          <w:rFonts w:ascii="Arial" w:hAnsi="Arial" w:cs="Arial"/>
          <w:sz w:val="24"/>
        </w:rPr>
        <w:t xml:space="preserve">&amp;serverTimezone=Asia/Shanghai; </w:t>
      </w:r>
    </w:p>
    <w:p w14:paraId="25CB0A14" w14:textId="77777777" w:rsidR="009A3622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jdbc.url=jdbc:mysql://localhost:3306/student_info?useSSL=false&amp;useUnicode=true&amp;characterEncoding=utf8&amp;allowMultiQueries=true</w:t>
      </w:r>
      <w:r w:rsidR="00877499">
        <w:rPr>
          <w:rFonts w:ascii="Arial" w:hAnsi="Arial" w:cs="Arial"/>
          <w:sz w:val="24"/>
        </w:rPr>
        <w:t xml:space="preserve">  </w:t>
      </w:r>
    </w:p>
    <w:p w14:paraId="043B9B18" w14:textId="533BA393" w:rsid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宋体" w:hAnsi="宋体" w:cs="Arial" w:hint="eastAsia"/>
          <w:sz w:val="24"/>
        </w:rPr>
        <w:t>//</w:t>
      </w:r>
      <w:r w:rsidR="009A3622">
        <w:rPr>
          <w:rFonts w:ascii="宋体" w:hAnsi="宋体" w:cs="Arial" w:hint="eastAsia"/>
          <w:sz w:val="24"/>
        </w:rPr>
        <w:t>实现</w:t>
      </w:r>
      <w:r>
        <w:rPr>
          <w:rFonts w:ascii="宋体" w:hAnsi="宋体" w:cs="Arial" w:hint="eastAsia"/>
          <w:sz w:val="24"/>
        </w:rPr>
        <w:t>支持</w:t>
      </w:r>
      <w:r w:rsidRPr="00877499">
        <w:rPr>
          <w:rFonts w:ascii="宋体" w:hAnsi="宋体" w:cs="Arial" w:hint="eastAsia"/>
          <w:sz w:val="24"/>
        </w:rPr>
        <w:t>多条SQL语句同时执行</w:t>
      </w:r>
    </w:p>
    <w:p w14:paraId="44737FCA" w14:textId="77777777" w:rsidR="00877499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jdbc.username=root</w:t>
      </w:r>
    </w:p>
    <w:p w14:paraId="3C666BDA" w14:textId="564F8A25" w:rsidR="00CA2DDD" w:rsidRPr="00CA2DDD" w:rsidRDefault="00CA2DDD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CA2DDD">
        <w:rPr>
          <w:rFonts w:ascii="Arial" w:hAnsi="Arial" w:cs="Arial"/>
          <w:sz w:val="24"/>
        </w:rPr>
        <w:t>jdbc.password=981206</w:t>
      </w:r>
    </w:p>
    <w:p w14:paraId="3F825605" w14:textId="32C59FD8" w:rsidR="00CA2DDD" w:rsidRDefault="0087749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在mybatis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config.</w:t>
      </w:r>
      <w:r>
        <w:rPr>
          <w:rFonts w:ascii="宋体" w:hAnsi="宋体"/>
          <w:sz w:val="24"/>
        </w:rPr>
        <w:t>xml</w:t>
      </w:r>
      <w:r>
        <w:rPr>
          <w:rFonts w:ascii="宋体" w:hAnsi="宋体" w:hint="eastAsia"/>
          <w:sz w:val="24"/>
        </w:rPr>
        <w:t>配置文件中，其主要配置代码为：</w:t>
      </w:r>
    </w:p>
    <w:p w14:paraId="2BE61264" w14:textId="7E2A46FB" w:rsidR="00877499" w:rsidRPr="00877499" w:rsidRDefault="00877499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>&lt;configuration&gt;</w:t>
      </w:r>
    </w:p>
    <w:p w14:paraId="345C577A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&lt;settings&gt;</w:t>
      </w:r>
    </w:p>
    <w:p w14:paraId="5594B24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&lt;setting name="logImpl" value="STDOUT_LOGGING"/&gt;</w:t>
      </w:r>
    </w:p>
    <w:p w14:paraId="4488D252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&lt;/settings&gt;</w:t>
      </w:r>
    </w:p>
    <w:p w14:paraId="4FF95CE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</w:t>
      </w:r>
      <w:r w:rsidRPr="00877499">
        <w:rPr>
          <w:rFonts w:ascii="Arial" w:hAnsi="Arial" w:cs="Arial"/>
          <w:sz w:val="24"/>
        </w:rPr>
        <w:t>配置数据源。交给</w:t>
      </w:r>
      <w:r w:rsidRPr="00877499">
        <w:rPr>
          <w:rFonts w:ascii="Arial" w:hAnsi="Arial" w:cs="Arial"/>
          <w:sz w:val="24"/>
        </w:rPr>
        <w:t>Spring</w:t>
      </w:r>
      <w:r w:rsidRPr="00877499">
        <w:rPr>
          <w:rFonts w:ascii="Arial" w:hAnsi="Arial" w:cs="Arial"/>
          <w:sz w:val="24"/>
        </w:rPr>
        <w:t>去做</w:t>
      </w:r>
      <w:r w:rsidRPr="00877499">
        <w:rPr>
          <w:rFonts w:ascii="Arial" w:hAnsi="Arial" w:cs="Arial"/>
          <w:sz w:val="24"/>
        </w:rPr>
        <w:t>--&gt;</w:t>
      </w:r>
    </w:p>
    <w:p w14:paraId="2C6E8800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</w:t>
      </w:r>
      <w:r w:rsidRPr="00877499">
        <w:rPr>
          <w:rFonts w:ascii="Arial" w:hAnsi="Arial" w:cs="Arial"/>
          <w:sz w:val="24"/>
        </w:rPr>
        <w:t>取别名</w:t>
      </w:r>
      <w:r w:rsidRPr="00877499">
        <w:rPr>
          <w:rFonts w:ascii="Arial" w:hAnsi="Arial" w:cs="Arial"/>
          <w:sz w:val="24"/>
        </w:rPr>
        <w:t>--&gt;</w:t>
      </w:r>
    </w:p>
    <w:p w14:paraId="27643FA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&lt;typeAliases&gt;</w:t>
      </w:r>
    </w:p>
    <w:p w14:paraId="4BEB4A87" w14:textId="720747EE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&lt;package name=""/&gt;</w:t>
      </w:r>
    </w:p>
    <w:p w14:paraId="1C96FAD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&lt;/typeAliases&gt;</w:t>
      </w:r>
    </w:p>
    <w:p w14:paraId="672266EB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&lt;!-- </w:t>
      </w:r>
      <w:r w:rsidRPr="00877499">
        <w:rPr>
          <w:rFonts w:ascii="Arial" w:hAnsi="Arial" w:cs="Arial"/>
          <w:sz w:val="24"/>
        </w:rPr>
        <w:t>配置分页插件</w:t>
      </w:r>
      <w:r w:rsidRPr="00877499">
        <w:rPr>
          <w:rFonts w:ascii="Arial" w:hAnsi="Arial" w:cs="Arial"/>
          <w:sz w:val="24"/>
        </w:rPr>
        <w:t xml:space="preserve"> --&gt;</w:t>
      </w:r>
    </w:p>
    <w:p w14:paraId="2DD32A87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&lt;plugins&gt;</w:t>
      </w:r>
    </w:p>
    <w:p w14:paraId="191338C3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&lt;plugin interceptor="com.github.pagehelper.PageInterceptor"&gt;</w:t>
      </w:r>
    </w:p>
    <w:p w14:paraId="117561C4" w14:textId="094216CB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&lt;!-- </w:t>
      </w:r>
      <w:r w:rsidRPr="00877499">
        <w:rPr>
          <w:rFonts w:ascii="Arial" w:hAnsi="Arial" w:cs="Arial"/>
          <w:sz w:val="24"/>
        </w:rPr>
        <w:t>支持</w:t>
      </w:r>
      <w:r w:rsidRPr="00877499">
        <w:rPr>
          <w:rFonts w:ascii="Arial" w:hAnsi="Arial" w:cs="Arial"/>
          <w:sz w:val="24"/>
        </w:rPr>
        <w:t>Oracle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MySQL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SQLite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MariaDB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Hsqldb</w:t>
      </w:r>
      <w:r w:rsidRPr="00877499">
        <w:rPr>
          <w:rFonts w:ascii="Arial" w:hAnsi="Arial" w:cs="Arial"/>
          <w:sz w:val="24"/>
        </w:rPr>
        <w:t>，</w:t>
      </w:r>
      <w:r w:rsidRPr="00877499">
        <w:rPr>
          <w:rFonts w:ascii="Arial" w:hAnsi="Arial" w:cs="Arial"/>
          <w:sz w:val="24"/>
        </w:rPr>
        <w:t>PostgreSQL --&gt;</w:t>
      </w:r>
    </w:p>
    <w:p w14:paraId="5F345645" w14:textId="12D2F914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lastRenderedPageBreak/>
        <w:t xml:space="preserve">        &lt;property name="dialect" value="com.github.pagehelper.PageHelper"/&gt;</w:t>
      </w:r>
    </w:p>
    <w:p w14:paraId="75DE8C80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    &lt;/plugin&gt;</w:t>
      </w:r>
    </w:p>
    <w:p w14:paraId="75C0F8DE" w14:textId="77777777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 xml:space="preserve">    &lt;/plugins&gt;</w:t>
      </w:r>
    </w:p>
    <w:p w14:paraId="6291F46A" w14:textId="07184BEC" w:rsidR="00877499" w:rsidRPr="00877499" w:rsidRDefault="00877499" w:rsidP="0087749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77499">
        <w:rPr>
          <w:rFonts w:ascii="Arial" w:hAnsi="Arial" w:cs="Arial"/>
          <w:sz w:val="24"/>
        </w:rPr>
        <w:t>&lt;/configuration&gt;</w:t>
      </w:r>
    </w:p>
    <w:p w14:paraId="669FE2CB" w14:textId="77777777" w:rsidR="009A3622" w:rsidRDefault="009A3622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877499">
        <w:rPr>
          <w:rFonts w:ascii="宋体" w:hAnsi="宋体" w:hint="eastAsia"/>
          <w:sz w:val="24"/>
        </w:rPr>
        <w:t>次配置文件中，需要配置一个分页插件PageHelper，为以后的分页需求做准备。</w:t>
      </w:r>
    </w:p>
    <w:p w14:paraId="2F2FC7F5" w14:textId="203D317A" w:rsidR="00877499" w:rsidRDefault="00877499" w:rsidP="00877499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为dao层创建配置文件spring-dao</w:t>
      </w:r>
      <w:r>
        <w:rPr>
          <w:rFonts w:ascii="宋体" w:hAnsi="宋体"/>
          <w:sz w:val="24"/>
        </w:rPr>
        <w:t>.xml</w:t>
      </w:r>
      <w:r>
        <w:rPr>
          <w:rFonts w:ascii="宋体" w:hAnsi="宋体" w:hint="eastAsia"/>
          <w:sz w:val="24"/>
        </w:rPr>
        <w:t>，配置整合MyBatis。其步骤主要为：</w:t>
      </w:r>
    </w:p>
    <w:p w14:paraId="45F88326" w14:textId="77EF979B" w:rsidR="00877499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关联数据库文件</w:t>
      </w:r>
    </w:p>
    <w:p w14:paraId="262D591C" w14:textId="77777777" w:rsidR="009A3622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创建数据库连接池：</w:t>
      </w:r>
    </w:p>
    <w:p w14:paraId="0189C6D9" w14:textId="1ECC7EE8" w:rsidR="00877499" w:rsidRPr="00877499" w:rsidRDefault="00877499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这一步使用c3p0连接池，c3p0实现自动化操作，自动加载配置文件，并且设置到对象中，对比dbcp以及其他连接池，c3p0非常方便。</w:t>
      </w:r>
    </w:p>
    <w:p w14:paraId="732A95E2" w14:textId="13264B1B" w:rsidR="00877499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配置连接池属性以及配置c3p0连接池的私有属性。</w:t>
      </w:r>
    </w:p>
    <w:p w14:paraId="4A1CBB17" w14:textId="77777777" w:rsidR="009A3622" w:rsidRDefault="00877499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配置S</w:t>
      </w:r>
      <w:r>
        <w:rPr>
          <w:rFonts w:ascii="宋体" w:hAnsi="宋体"/>
          <w:sz w:val="24"/>
        </w:rPr>
        <w:t>qlSessionFactory</w:t>
      </w:r>
      <w:r>
        <w:rPr>
          <w:rFonts w:ascii="宋体" w:hAnsi="宋体" w:hint="eastAsia"/>
          <w:sz w:val="24"/>
        </w:rPr>
        <w:t>对象</w:t>
      </w:r>
      <w:r w:rsidR="00F53A5E">
        <w:rPr>
          <w:rFonts w:ascii="宋体" w:hAnsi="宋体" w:hint="eastAsia"/>
          <w:sz w:val="24"/>
        </w:rPr>
        <w:t>：</w:t>
      </w:r>
    </w:p>
    <w:p w14:paraId="3F1C0C72" w14:textId="4FDC1BA0" w:rsidR="00877499" w:rsidRDefault="00F53A5E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注入数据库连接池、绑定MyBatis全局配置文件mybatis-config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xml。</w:t>
      </w:r>
    </w:p>
    <w:p w14:paraId="487B0C9A" w14:textId="77777777" w:rsidR="009A3622" w:rsidRDefault="00F53A5E" w:rsidP="00877499">
      <w:pPr>
        <w:pStyle w:val="af"/>
        <w:numPr>
          <w:ilvl w:val="0"/>
          <w:numId w:val="39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配置扫描Dao接口包，动态实现Dao接口注入到spring容器中：</w:t>
      </w:r>
    </w:p>
    <w:p w14:paraId="23209FAC" w14:textId="4B4245C2" w:rsidR="00F53A5E" w:rsidRPr="00877499" w:rsidRDefault="00F53A5E" w:rsidP="009A3622">
      <w:pPr>
        <w:pStyle w:val="af"/>
        <w:spacing w:line="400" w:lineRule="exact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注入sqlsessionfactory以及给出需要扫描的Dao接口包。</w:t>
      </w:r>
    </w:p>
    <w:p w14:paraId="665F5059" w14:textId="7AC1B11D" w:rsidR="004C2275" w:rsidRDefault="00F53A5E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其主要代码为：</w:t>
      </w:r>
    </w:p>
    <w:p w14:paraId="669952E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</w:t>
      </w:r>
      <w:r w:rsidRPr="00F53A5E">
        <w:rPr>
          <w:rFonts w:ascii="Arial" w:hAnsi="Arial" w:cs="Arial"/>
          <w:sz w:val="24"/>
        </w:rPr>
        <w:t>配置整合</w:t>
      </w:r>
      <w:r w:rsidRPr="00F53A5E">
        <w:rPr>
          <w:rFonts w:ascii="Arial" w:hAnsi="Arial" w:cs="Arial"/>
          <w:sz w:val="24"/>
        </w:rPr>
        <w:t>mybatis --&gt;</w:t>
      </w:r>
    </w:p>
    <w:p w14:paraId="230D4699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&lt;!-- 1.</w:t>
      </w:r>
      <w:r w:rsidRPr="00F53A5E">
        <w:rPr>
          <w:rFonts w:ascii="Arial" w:hAnsi="Arial" w:cs="Arial"/>
          <w:sz w:val="24"/>
        </w:rPr>
        <w:t>关联数据库文件</w:t>
      </w:r>
      <w:r w:rsidRPr="00F53A5E">
        <w:rPr>
          <w:rFonts w:ascii="Arial" w:hAnsi="Arial" w:cs="Arial"/>
          <w:sz w:val="24"/>
        </w:rPr>
        <w:t xml:space="preserve"> --&gt;</w:t>
      </w:r>
    </w:p>
    <w:p w14:paraId="4F5A32A6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&lt;context:property-placeholder location="classpath:database.properties"/&gt;</w:t>
      </w:r>
    </w:p>
    <w:p w14:paraId="5255E6B1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&lt;!-- 2.</w:t>
      </w:r>
      <w:r w:rsidRPr="00F53A5E">
        <w:rPr>
          <w:rFonts w:ascii="Arial" w:hAnsi="Arial" w:cs="Arial"/>
          <w:sz w:val="24"/>
        </w:rPr>
        <w:t>数据库连接池</w:t>
      </w:r>
      <w:r w:rsidRPr="00F53A5E">
        <w:rPr>
          <w:rFonts w:ascii="Arial" w:hAnsi="Arial" w:cs="Arial"/>
          <w:sz w:val="24"/>
        </w:rPr>
        <w:t xml:space="preserve"> --&gt;</w:t>
      </w:r>
    </w:p>
    <w:p w14:paraId="447FECB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</w:t>
      </w:r>
      <w:r w:rsidRPr="00F53A5E">
        <w:rPr>
          <w:rFonts w:ascii="Arial" w:hAnsi="Arial" w:cs="Arial"/>
          <w:sz w:val="24"/>
        </w:rPr>
        <w:t>数据库连接池</w:t>
      </w:r>
    </w:p>
    <w:p w14:paraId="7AA90F3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dbcp </w:t>
      </w:r>
      <w:r w:rsidRPr="00F53A5E">
        <w:rPr>
          <w:rFonts w:ascii="Arial" w:hAnsi="Arial" w:cs="Arial"/>
          <w:sz w:val="24"/>
        </w:rPr>
        <w:t>半自动化操作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不能自动连接</w:t>
      </w:r>
    </w:p>
    <w:p w14:paraId="42B93F3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c3p0 </w:t>
      </w:r>
      <w:r w:rsidRPr="00F53A5E">
        <w:rPr>
          <w:rFonts w:ascii="Arial" w:hAnsi="Arial" w:cs="Arial"/>
          <w:sz w:val="24"/>
        </w:rPr>
        <w:t>自动化操作（自动的加载配置文件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并且设置到对象里面）</w:t>
      </w:r>
    </w:p>
    <w:p w14:paraId="57BB0E99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--&gt;</w:t>
      </w:r>
    </w:p>
    <w:p w14:paraId="3E2BF9D2" w14:textId="4CAAE4A4" w:rsidR="00F53A5E" w:rsidRPr="00F53A5E" w:rsidRDefault="00F53A5E" w:rsidP="001569D3">
      <w:pPr>
        <w:spacing w:line="400" w:lineRule="exact"/>
        <w:ind w:left="60" w:firstLine="42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&lt;bean id="dataSource" class="com.mchange.v2.c3p0.ComboPooledDataSource"&gt;</w:t>
      </w:r>
    </w:p>
    <w:p w14:paraId="381BB8E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配置连接池属性</w:t>
      </w:r>
      <w:r w:rsidRPr="00F53A5E">
        <w:rPr>
          <w:rFonts w:ascii="Arial" w:hAnsi="Arial" w:cs="Arial"/>
          <w:sz w:val="24"/>
        </w:rPr>
        <w:t xml:space="preserve"> --&gt;</w:t>
      </w:r>
    </w:p>
    <w:p w14:paraId="1A90E73C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name="driverClass" value="${jdbc.driver}"/&gt;</w:t>
      </w:r>
    </w:p>
    <w:p w14:paraId="4403AB8F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name="jdbcUrl" value="${jdbc.url}"/&gt;</w:t>
      </w:r>
    </w:p>
    <w:p w14:paraId="5BD960B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name="user" value="${jdbc.username}"/&gt;</w:t>
      </w:r>
    </w:p>
    <w:p w14:paraId="3D604F88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name="password" value="${jdbc.password}"/&gt;</w:t>
      </w:r>
    </w:p>
    <w:p w14:paraId="32D7E255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c3p0</w:t>
      </w:r>
      <w:r w:rsidRPr="00F53A5E">
        <w:rPr>
          <w:rFonts w:ascii="Arial" w:hAnsi="Arial" w:cs="Arial"/>
          <w:sz w:val="24"/>
        </w:rPr>
        <w:t>连接池的私有属性</w:t>
      </w:r>
      <w:r w:rsidRPr="00F53A5E">
        <w:rPr>
          <w:rFonts w:ascii="Arial" w:hAnsi="Arial" w:cs="Arial"/>
          <w:sz w:val="24"/>
        </w:rPr>
        <w:t xml:space="preserve"> --&gt;</w:t>
      </w:r>
    </w:p>
    <w:p w14:paraId="1F12AD2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name="maxPoolSize" value="30"/&gt;</w:t>
      </w:r>
    </w:p>
    <w:p w14:paraId="2A885ABA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name="minPoolSize" value="10"/&gt;</w:t>
      </w:r>
    </w:p>
    <w:p w14:paraId="4C0D4A9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lastRenderedPageBreak/>
        <w:t xml:space="preserve">        &lt;!-- </w:t>
      </w:r>
      <w:r w:rsidRPr="00F53A5E">
        <w:rPr>
          <w:rFonts w:ascii="Arial" w:hAnsi="Arial" w:cs="Arial"/>
          <w:sz w:val="24"/>
        </w:rPr>
        <w:t>关闭连接后不自动</w:t>
      </w:r>
      <w:r w:rsidRPr="00F53A5E">
        <w:rPr>
          <w:rFonts w:ascii="Arial" w:hAnsi="Arial" w:cs="Arial"/>
          <w:sz w:val="24"/>
        </w:rPr>
        <w:t>commit --&gt;</w:t>
      </w:r>
    </w:p>
    <w:p w14:paraId="34F36576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name="autoCommitOnClose" value="false"/&gt;</w:t>
      </w:r>
    </w:p>
    <w:p w14:paraId="78883B34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获取连接超时时间</w:t>
      </w:r>
      <w:r w:rsidRPr="00F53A5E">
        <w:rPr>
          <w:rFonts w:ascii="Arial" w:hAnsi="Arial" w:cs="Arial"/>
          <w:sz w:val="24"/>
        </w:rPr>
        <w:t xml:space="preserve"> --&gt;</w:t>
      </w:r>
    </w:p>
    <w:p w14:paraId="1D5423D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name="checkoutTimeout" value="10000"/&gt;</w:t>
      </w:r>
    </w:p>
    <w:p w14:paraId="3FEFC2F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当获取连接失败重试次数</w:t>
      </w:r>
      <w:r w:rsidRPr="00F53A5E">
        <w:rPr>
          <w:rFonts w:ascii="Arial" w:hAnsi="Arial" w:cs="Arial"/>
          <w:sz w:val="24"/>
        </w:rPr>
        <w:t xml:space="preserve"> --&gt;</w:t>
      </w:r>
    </w:p>
    <w:p w14:paraId="6C16C7E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name="acquireRetryAttempts" value="2"/&gt;</w:t>
      </w:r>
    </w:p>
    <w:p w14:paraId="4100E5A1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5A76282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&lt;!-- 3.</w:t>
      </w:r>
      <w:r w:rsidRPr="00F53A5E">
        <w:rPr>
          <w:rFonts w:ascii="Arial" w:hAnsi="Arial" w:cs="Arial"/>
          <w:sz w:val="24"/>
        </w:rPr>
        <w:t>配置</w:t>
      </w:r>
      <w:r w:rsidRPr="00F53A5E">
        <w:rPr>
          <w:rFonts w:ascii="Arial" w:hAnsi="Arial" w:cs="Arial"/>
          <w:sz w:val="24"/>
        </w:rPr>
        <w:t>SqlSessionFactory</w:t>
      </w:r>
      <w:r w:rsidRPr="00F53A5E">
        <w:rPr>
          <w:rFonts w:ascii="Arial" w:hAnsi="Arial" w:cs="Arial"/>
          <w:sz w:val="24"/>
        </w:rPr>
        <w:t>对象</w:t>
      </w:r>
      <w:r w:rsidRPr="00F53A5E">
        <w:rPr>
          <w:rFonts w:ascii="Arial" w:hAnsi="Arial" w:cs="Arial"/>
          <w:sz w:val="24"/>
        </w:rPr>
        <w:t xml:space="preserve"> --&gt;</w:t>
      </w:r>
    </w:p>
    <w:p w14:paraId="01F04CA0" w14:textId="2E61E106" w:rsidR="00F53A5E" w:rsidRPr="00F53A5E" w:rsidRDefault="00F53A5E" w:rsidP="001569D3">
      <w:pPr>
        <w:spacing w:line="400" w:lineRule="exact"/>
        <w:ind w:firstLine="42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&lt;bean id="sqlSessionFactory" class="org.mybatis.spring.SqlSessionFactoryBean"&gt;</w:t>
      </w:r>
    </w:p>
    <w:p w14:paraId="7AB8366A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注入数据库连接池</w:t>
      </w:r>
      <w:r w:rsidRPr="00F53A5E">
        <w:rPr>
          <w:rFonts w:ascii="Arial" w:hAnsi="Arial" w:cs="Arial"/>
          <w:sz w:val="24"/>
        </w:rPr>
        <w:t xml:space="preserve"> --&gt;</w:t>
      </w:r>
    </w:p>
    <w:p w14:paraId="080C8BB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name="dataSource" ref="dataSource"/&gt;</w:t>
      </w:r>
    </w:p>
    <w:p w14:paraId="64593BD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绑定</w:t>
      </w:r>
      <w:r w:rsidRPr="00F53A5E">
        <w:rPr>
          <w:rFonts w:ascii="Arial" w:hAnsi="Arial" w:cs="Arial"/>
          <w:sz w:val="24"/>
        </w:rPr>
        <w:t>MyBaties</w:t>
      </w:r>
      <w:r w:rsidRPr="00F53A5E">
        <w:rPr>
          <w:rFonts w:ascii="Arial" w:hAnsi="Arial" w:cs="Arial"/>
          <w:sz w:val="24"/>
        </w:rPr>
        <w:t>全局配置文件</w:t>
      </w:r>
      <w:r w:rsidRPr="00F53A5E">
        <w:rPr>
          <w:rFonts w:ascii="Arial" w:hAnsi="Arial" w:cs="Arial"/>
          <w:sz w:val="24"/>
        </w:rPr>
        <w:t>:mybatis-config.xml --&gt;</w:t>
      </w:r>
    </w:p>
    <w:p w14:paraId="4E5A1FDE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name="configLocation" value="classpath:mybatis-config.xml"/&gt;</w:t>
      </w:r>
    </w:p>
    <w:p w14:paraId="023EC6F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3D644E8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&lt;!-- 4.</w:t>
      </w:r>
      <w:r w:rsidRPr="00F53A5E">
        <w:rPr>
          <w:rFonts w:ascii="Arial" w:hAnsi="Arial" w:cs="Arial"/>
          <w:sz w:val="24"/>
        </w:rPr>
        <w:t>配置扫描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接口包，动态实现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接口注入到</w:t>
      </w:r>
      <w:r w:rsidRPr="00F53A5E">
        <w:rPr>
          <w:rFonts w:ascii="Arial" w:hAnsi="Arial" w:cs="Arial"/>
          <w:sz w:val="24"/>
        </w:rPr>
        <w:t>spring</w:t>
      </w:r>
      <w:r w:rsidRPr="00F53A5E">
        <w:rPr>
          <w:rFonts w:ascii="Arial" w:hAnsi="Arial" w:cs="Arial"/>
          <w:sz w:val="24"/>
        </w:rPr>
        <w:t>容器中</w:t>
      </w:r>
      <w:r w:rsidRPr="00F53A5E">
        <w:rPr>
          <w:rFonts w:ascii="Arial" w:hAnsi="Arial" w:cs="Arial"/>
          <w:sz w:val="24"/>
        </w:rPr>
        <w:t xml:space="preserve"> --&gt;</w:t>
      </w:r>
    </w:p>
    <w:p w14:paraId="4C260FA7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&lt;!--</w:t>
      </w:r>
      <w:r w:rsidRPr="00F53A5E">
        <w:rPr>
          <w:rFonts w:ascii="Arial" w:hAnsi="Arial" w:cs="Arial"/>
          <w:sz w:val="24"/>
        </w:rPr>
        <w:t>解释</w:t>
      </w:r>
      <w:r w:rsidRPr="00F53A5E">
        <w:rPr>
          <w:rFonts w:ascii="Arial" w:hAnsi="Arial" w:cs="Arial"/>
          <w:sz w:val="24"/>
        </w:rPr>
        <w:t xml:space="preserve"> </w:t>
      </w:r>
      <w:r w:rsidRPr="00F53A5E">
        <w:rPr>
          <w:rFonts w:ascii="Arial" w:hAnsi="Arial" w:cs="Arial"/>
          <w:sz w:val="24"/>
        </w:rPr>
        <w:t>：</w:t>
      </w:r>
      <w:r w:rsidRPr="00F53A5E">
        <w:rPr>
          <w:rFonts w:ascii="Arial" w:hAnsi="Arial" w:cs="Arial"/>
          <w:sz w:val="24"/>
        </w:rPr>
        <w:t>https://www.cnblogs.com/jpfss/p/7799806.html--&gt;</w:t>
      </w:r>
    </w:p>
    <w:p w14:paraId="6B334C6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&lt;bean class="org.mybatis.spring.mapper.MapperScannerConfigurer"&gt;</w:t>
      </w:r>
    </w:p>
    <w:p w14:paraId="2A066030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注入</w:t>
      </w:r>
      <w:r w:rsidRPr="00F53A5E">
        <w:rPr>
          <w:rFonts w:ascii="Arial" w:hAnsi="Arial" w:cs="Arial"/>
          <w:sz w:val="24"/>
        </w:rPr>
        <w:t>sqlSessionFactory --&gt;</w:t>
      </w:r>
    </w:p>
    <w:p w14:paraId="51A4CC68" w14:textId="33E0AB92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</w:t>
      </w:r>
      <w:r w:rsidR="001569D3">
        <w:rPr>
          <w:rFonts w:ascii="Arial" w:hAnsi="Arial" w:cs="Arial"/>
          <w:sz w:val="24"/>
        </w:rPr>
        <w:tab/>
      </w:r>
      <w:r w:rsidRPr="00F53A5E">
        <w:rPr>
          <w:rFonts w:ascii="Arial" w:hAnsi="Arial" w:cs="Arial"/>
          <w:sz w:val="24"/>
        </w:rPr>
        <w:t>&lt;property name="sqlSessionFactoryBeanName" value="sqlSessionFactory"/&gt;</w:t>
      </w:r>
      <w:r w:rsidR="001569D3">
        <w:rPr>
          <w:rFonts w:ascii="Arial" w:hAnsi="Arial" w:cs="Arial"/>
          <w:sz w:val="24"/>
        </w:rPr>
        <w:t xml:space="preserve"> </w:t>
      </w:r>
    </w:p>
    <w:p w14:paraId="3A4289BF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&lt;!-- </w:t>
      </w:r>
      <w:r w:rsidRPr="00F53A5E">
        <w:rPr>
          <w:rFonts w:ascii="Arial" w:hAnsi="Arial" w:cs="Arial"/>
          <w:sz w:val="24"/>
        </w:rPr>
        <w:t>给出需要扫描</w:t>
      </w:r>
      <w:r w:rsidRPr="00F53A5E">
        <w:rPr>
          <w:rFonts w:ascii="Arial" w:hAnsi="Arial" w:cs="Arial"/>
          <w:sz w:val="24"/>
        </w:rPr>
        <w:t>Dao</w:t>
      </w:r>
      <w:r w:rsidRPr="00F53A5E">
        <w:rPr>
          <w:rFonts w:ascii="Arial" w:hAnsi="Arial" w:cs="Arial"/>
          <w:sz w:val="24"/>
        </w:rPr>
        <w:t>接口包</w:t>
      </w:r>
      <w:r w:rsidRPr="00F53A5E">
        <w:rPr>
          <w:rFonts w:ascii="Arial" w:hAnsi="Arial" w:cs="Arial"/>
          <w:sz w:val="24"/>
        </w:rPr>
        <w:t xml:space="preserve"> --&gt;</w:t>
      </w:r>
    </w:p>
    <w:p w14:paraId="25AB47AB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    &lt;property name="basePackage" value="com.zhou.dao"/&gt;</w:t>
      </w:r>
    </w:p>
    <w:p w14:paraId="36E93873" w14:textId="77777777" w:rsidR="00F53A5E" w:rsidRP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 xml:space="preserve">    &lt;/bean&gt;</w:t>
      </w:r>
    </w:p>
    <w:p w14:paraId="73B4994C" w14:textId="339F43B7" w:rsidR="00F53A5E" w:rsidRDefault="00F53A5E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53A5E">
        <w:rPr>
          <w:rFonts w:ascii="Arial" w:hAnsi="Arial" w:cs="Arial"/>
          <w:sz w:val="24"/>
        </w:rPr>
        <w:t>&lt;/beans&gt;</w:t>
      </w:r>
    </w:p>
    <w:p w14:paraId="492ACB28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Arial" w:hAnsi="Arial" w:cs="Arial" w:hint="eastAsia"/>
          <w:sz w:val="24"/>
        </w:rPr>
        <w:t>在这一操作上，我主要对比了</w:t>
      </w:r>
      <w:r w:rsidRPr="009A3622">
        <w:rPr>
          <w:rFonts w:ascii="宋体" w:hAnsi="宋体" w:cs="Arial" w:hint="eastAsia"/>
          <w:sz w:val="24"/>
        </w:rPr>
        <w:t>c3p0</w:t>
      </w:r>
      <w:r>
        <w:rPr>
          <w:rFonts w:ascii="宋体" w:hAnsi="宋体" w:cs="Arial" w:hint="eastAsia"/>
          <w:sz w:val="24"/>
        </w:rPr>
        <w:t>、dbcp、druid以及HikariCp这四个主流连接池。</w:t>
      </w:r>
    </w:p>
    <w:p w14:paraId="3D61DED7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HikariCP连接池性能强悍、字节码精简；</w:t>
      </w:r>
    </w:p>
    <w:p w14:paraId="3C5878AD" w14:textId="77777777" w:rsidR="001569D3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dbcp集成性能好；</w:t>
      </w:r>
    </w:p>
    <w:p w14:paraId="3E88343D" w14:textId="6EAEA0B7" w:rsidR="009A3622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druid拥有强大的监控性能、功能全面。</w:t>
      </w:r>
    </w:p>
    <w:p w14:paraId="7FF5A02A" w14:textId="291A69C7" w:rsidR="009A3622" w:rsidRDefault="009A3622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然后c3p0的功能简单易用，稳定性好是我首选的主要原因，虽然有性能上的稍微劣势，不过此学生信息查询系统对比性能上不需要太强。</w:t>
      </w:r>
    </w:p>
    <w:p w14:paraId="7558C477" w14:textId="69760CE1" w:rsidR="001569D3" w:rsidRDefault="001569D3" w:rsidP="00F53A5E">
      <w:pPr>
        <w:spacing w:line="400" w:lineRule="exact"/>
        <w:ind w:firstLineChars="200" w:firstLine="480"/>
        <w:rPr>
          <w:rFonts w:ascii="宋体" w:hAnsi="宋体" w:cs="Arial"/>
          <w:sz w:val="24"/>
        </w:rPr>
      </w:pPr>
    </w:p>
    <w:p w14:paraId="70D8F31F" w14:textId="77777777" w:rsidR="001569D3" w:rsidRPr="00F53A5E" w:rsidRDefault="001569D3" w:rsidP="00F53A5E">
      <w:pPr>
        <w:spacing w:line="400" w:lineRule="exact"/>
        <w:ind w:firstLineChars="200" w:firstLine="480"/>
        <w:rPr>
          <w:rFonts w:ascii="Arial" w:hAnsi="Arial" w:cs="Arial"/>
          <w:sz w:val="24"/>
        </w:rPr>
      </w:pPr>
    </w:p>
    <w:p w14:paraId="465A611F" w14:textId="2470FF2C" w:rsidR="004C2275" w:rsidRDefault="009A3622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Mybatis使用的具体流程：如图</w:t>
      </w:r>
      <w:r w:rsidR="00B46923">
        <w:rPr>
          <w:rFonts w:ascii="宋体" w:hAnsi="宋体" w:hint="eastAsia"/>
          <w:sz w:val="24"/>
        </w:rPr>
        <w:t>4-13</w:t>
      </w:r>
    </w:p>
    <w:p w14:paraId="23F642B4" w14:textId="0997D492" w:rsidR="009A3622" w:rsidRDefault="00BF6F7B" w:rsidP="00BF6F7B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0C29392" wp14:editId="4812DD99">
            <wp:extent cx="5274109" cy="55473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86" cy="56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6922" w14:textId="148CDA64" w:rsidR="009A3622" w:rsidRDefault="00BF6F7B" w:rsidP="00BF6F7B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MyBatis工作流程图</w:t>
      </w:r>
    </w:p>
    <w:p w14:paraId="23B92851" w14:textId="629E22DC" w:rsidR="009A3622" w:rsidRDefault="009A3622" w:rsidP="00F53A5E">
      <w:pPr>
        <w:spacing w:line="400" w:lineRule="exact"/>
        <w:rPr>
          <w:rFonts w:ascii="宋体" w:hAnsi="宋体"/>
          <w:sz w:val="24"/>
        </w:rPr>
      </w:pPr>
    </w:p>
    <w:p w14:paraId="3A1BFE69" w14:textId="46700A1B" w:rsidR="001C599B" w:rsidRPr="009D01C5" w:rsidRDefault="00EB79CB" w:rsidP="009D01C5">
      <w:pPr>
        <w:pStyle w:val="2"/>
        <w:spacing w:before="0" w:after="0" w:line="360" w:lineRule="auto"/>
      </w:pPr>
      <w:bookmarkStart w:id="62" w:name="_Toc43456436"/>
      <w:r>
        <w:rPr>
          <w:rFonts w:hint="eastAsia"/>
          <w:b w:val="0"/>
          <w:sz w:val="28"/>
        </w:rPr>
        <w:t xml:space="preserve">4.3 </w:t>
      </w:r>
      <w:r w:rsidR="009C1A9A">
        <w:rPr>
          <w:rFonts w:hint="eastAsia"/>
          <w:b w:val="0"/>
          <w:sz w:val="28"/>
        </w:rPr>
        <w:t>用户</w:t>
      </w:r>
      <w:r>
        <w:rPr>
          <w:rFonts w:hint="eastAsia"/>
          <w:b w:val="0"/>
          <w:sz w:val="28"/>
        </w:rPr>
        <w:t>的</w:t>
      </w:r>
      <w:r w:rsidR="009C1A9A">
        <w:rPr>
          <w:rFonts w:hint="eastAsia"/>
          <w:b w:val="0"/>
          <w:sz w:val="28"/>
        </w:rPr>
        <w:t>登录</w:t>
      </w:r>
      <w:bookmarkEnd w:id="62"/>
    </w:p>
    <w:p w14:paraId="762B59ED" w14:textId="1732F470" w:rsidR="001C599B" w:rsidRDefault="001C599B" w:rsidP="001C59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在用户登录界面，提供了用户三个登录选项，分别是管理员、教师和学生，再输入正确的用户名和密码以及选择登录用户选择后，即可进入学生信息管理系统并拥有不同权限。</w:t>
      </w:r>
    </w:p>
    <w:p w14:paraId="7825CE82" w14:textId="77777777" w:rsidR="001C599B" w:rsidRDefault="001C599B" w:rsidP="001C599B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管理员拥有操作所有功能的权限，教师只限于查看所有的学生信息，而学生本人只限查看个人的学生信息。</w:t>
      </w:r>
    </w:p>
    <w:p w14:paraId="7CEB9E78" w14:textId="05C7C53D" w:rsidR="001C599B" w:rsidRDefault="009C1A9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在数据库中，管理员表、教师表以及学生表中都设置了lim字段，以int类型数字1、0、-1代表不同权限。</w:t>
      </w:r>
    </w:p>
    <w:p w14:paraId="5BE65D05" w14:textId="0CD90076" w:rsidR="009C1A9A" w:rsidRDefault="009C1A9A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在登陆时，选择单选框中的管理员、教师、学生选项后，</w:t>
      </w:r>
      <w:r w:rsidR="00B4420E">
        <w:rPr>
          <w:rFonts w:ascii="宋体" w:hAnsi="宋体" w:hint="eastAsia"/>
          <w:sz w:val="24"/>
        </w:rPr>
        <w:t>并且在正确输入用户名和密码后，登陆界面会提交表单到controller层中进行判断</w:t>
      </w:r>
      <w:r w:rsidR="00FC3A83">
        <w:rPr>
          <w:rFonts w:ascii="宋体" w:hAnsi="宋体" w:hint="eastAsia"/>
          <w:sz w:val="24"/>
        </w:rPr>
        <w:t>用户</w:t>
      </w:r>
      <w:r w:rsidR="00B4420E">
        <w:rPr>
          <w:rFonts w:ascii="宋体" w:hAnsi="宋体" w:hint="eastAsia"/>
          <w:sz w:val="24"/>
        </w:rPr>
        <w:t>以及对数据库的查询。</w:t>
      </w:r>
    </w:p>
    <w:p w14:paraId="759EC109" w14:textId="7C5BDFCF" w:rsidR="00B4420E" w:rsidRPr="001C599B" w:rsidRDefault="00B4420E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</w:t>
      </w:r>
      <w:r w:rsidR="00FC3A83">
        <w:rPr>
          <w:rFonts w:ascii="宋体" w:hAnsi="宋体" w:hint="eastAsia"/>
          <w:sz w:val="24"/>
        </w:rPr>
        <w:t>：1代表管理员，0代表教师，-1代表学生</w:t>
      </w:r>
    </w:p>
    <w:p w14:paraId="5DE1DA73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B4420E">
        <w:rPr>
          <w:rFonts w:ascii="宋体" w:hAnsi="宋体"/>
          <w:sz w:val="24"/>
        </w:rPr>
        <w:t xml:space="preserve">    </w:t>
      </w:r>
      <w:r w:rsidRPr="00FC3A83">
        <w:rPr>
          <w:rFonts w:ascii="Arial" w:hAnsi="Arial" w:cs="Arial"/>
          <w:sz w:val="24"/>
        </w:rPr>
        <w:t>@RequestMapping("/adminLogin")</w:t>
      </w:r>
    </w:p>
    <w:p w14:paraId="3C86503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public String login(@RequestParam(value = "adminName", required = false) String adminName, @RequestParam(value = "adminPwd") String adminPwd, Model model, HttpServletRequest request, HttpServletResponse response) {</w:t>
      </w:r>
    </w:p>
    <w:p w14:paraId="07C0DB34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String optRadio = request.getParameter("optRadio");</w:t>
      </w:r>
    </w:p>
    <w:p w14:paraId="0CA5FF5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if (optRadio.equals("1")) {</w:t>
      </w:r>
    </w:p>
    <w:p w14:paraId="5742190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1DC61820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AdminUser adminUser1 = adminUserService.queryUser(adminName);</w:t>
      </w:r>
    </w:p>
    <w:p w14:paraId="5398588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(adminUser1.getAdminName().equals(adminName) &amp;&amp; adminUser1.getAdminPwd().equals(adminPwd)) {</w:t>
      </w:r>
    </w:p>
    <w:p w14:paraId="1688B87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adminUser1.getAdminName());</w:t>
      </w:r>
    </w:p>
    <w:p w14:paraId="16187D8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adminUser1.getLim());</w:t>
      </w:r>
    </w:p>
    <w:p w14:paraId="4494598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0A3BF780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3992A059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491E4EA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2ABCFC3F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2F25B5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54B4E86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3B44A33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533743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0A29997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(optRadio.equals("0")) {</w:t>
      </w:r>
    </w:p>
    <w:p w14:paraId="78F0D28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49CA5C24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TeacherUser teacherUser = teacherUserService.queryUser(adminName);</w:t>
      </w:r>
    </w:p>
    <w:p w14:paraId="733DA0B9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(teacherUser.getTeaName().equals(adminName) &amp;&amp; teacherUser.getTeaPwd().equals(adminPwd)) {</w:t>
      </w:r>
    </w:p>
    <w:p w14:paraId="1E4BDCA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teacherUser.getTeaName());</w:t>
      </w:r>
    </w:p>
    <w:p w14:paraId="5F5BFD6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teacherUser.getLim());</w:t>
      </w:r>
    </w:p>
    <w:p w14:paraId="67154E5A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376BCF27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3DF6D9B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420A42E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1EB65FF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558BF60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756A0A9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0025F8F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4BCDAE31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2CA0750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(optRadio.equals("-1")) {</w:t>
      </w:r>
    </w:p>
    <w:p w14:paraId="22B7677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try {</w:t>
      </w:r>
    </w:p>
    <w:p w14:paraId="7109F23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List&lt;StuBaseInfo&gt; stuBaseInfos = stuBaseInfoService.queryStudentById(Integer.parseInt(adminPwd));</w:t>
      </w:r>
    </w:p>
    <w:p w14:paraId="259EE11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StuBaseInfo stuBaseInfo = stuBaseInfos.get(0);</w:t>
      </w:r>
    </w:p>
    <w:p w14:paraId="5B2EA5A5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(String.valueOf(stuBaseInfo.getStuId()).equals(adminPwd) &amp;&amp; stuBaseInfo.getStuName().equals(adminName)) {</w:t>
      </w:r>
    </w:p>
    <w:p w14:paraId="279586C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model.addAttribute("id", stuBaseInfo.getStuId());</w:t>
      </w:r>
    </w:p>
    <w:p w14:paraId="2E615AD6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model.addAttribute("name", stuBaseInfo.getStuName());</w:t>
      </w:r>
    </w:p>
    <w:p w14:paraId="67E6A0F3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model.addAttribute("lim", stuBaseInfo.getLim());</w:t>
      </w:r>
    </w:p>
    <w:p w14:paraId="15B988FC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"redirect:/student/allStudent";//</w:t>
      </w:r>
      <w:r w:rsidRPr="00FC3A83">
        <w:rPr>
          <w:rFonts w:ascii="Arial" w:hAnsi="Arial" w:cs="Arial"/>
          <w:sz w:val="24"/>
        </w:rPr>
        <w:t>重定向</w:t>
      </w:r>
      <w:r w:rsidRPr="00FC3A83">
        <w:rPr>
          <w:rFonts w:ascii="Arial" w:hAnsi="Arial" w:cs="Arial"/>
          <w:sz w:val="24"/>
        </w:rPr>
        <w:t>allBook</w:t>
      </w:r>
      <w:r w:rsidRPr="00FC3A83">
        <w:rPr>
          <w:rFonts w:ascii="Arial" w:hAnsi="Arial" w:cs="Arial"/>
          <w:sz w:val="24"/>
        </w:rPr>
        <w:t>请求</w:t>
      </w:r>
    </w:p>
    <w:p w14:paraId="09C8E4F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 else {</w:t>
      </w:r>
    </w:p>
    <w:p w14:paraId="7B03D0A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5C67C3F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"adminLogin";</w:t>
      </w:r>
    </w:p>
    <w:p w14:paraId="13D506B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6E7042BF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 catch (Exception e) {</w:t>
      </w:r>
    </w:p>
    <w:p w14:paraId="63BD7B2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model.addAttribute("error_login", "</w:t>
      </w:r>
      <w:r w:rsidRPr="00FC3A83">
        <w:rPr>
          <w:rFonts w:ascii="Arial" w:hAnsi="Arial" w:cs="Arial"/>
          <w:sz w:val="24"/>
        </w:rPr>
        <w:t>用户名或密码错误</w:t>
      </w:r>
      <w:r w:rsidRPr="00FC3A83">
        <w:rPr>
          <w:rFonts w:ascii="Arial" w:hAnsi="Arial" w:cs="Arial"/>
          <w:sz w:val="24"/>
        </w:rPr>
        <w:t>");</w:t>
      </w:r>
    </w:p>
    <w:p w14:paraId="772AFC1B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return "adminLogin";</w:t>
      </w:r>
    </w:p>
    <w:p w14:paraId="47168FB2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47936B1E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7D81345D" w14:textId="77777777" w:rsidR="00B4420E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return "adminLogin";</w:t>
      </w:r>
    </w:p>
    <w:p w14:paraId="15B25E9B" w14:textId="60C2C526" w:rsidR="00007EEC" w:rsidRPr="00FC3A83" w:rsidRDefault="00B4420E" w:rsidP="00B4420E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}</w:t>
      </w:r>
    </w:p>
    <w:p w14:paraId="16B3EE61" w14:textId="63AC20B0" w:rsidR="00007EEC" w:rsidRDefault="00FC3A83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在对数据库的操作mapper层，查询代码为：</w:t>
      </w:r>
    </w:p>
    <w:p w14:paraId="25EE891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@Mapper</w:t>
      </w:r>
    </w:p>
    <w:p w14:paraId="4B0E226D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public interface AdminUserMapper {</w:t>
      </w:r>
    </w:p>
    <w:p w14:paraId="784B9F1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@Select("select * from  student_info.admin_user where `adminName`=#{adminName}")</w:t>
      </w:r>
    </w:p>
    <w:p w14:paraId="082319FD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AdminUser queryUser(@Param("adminName") String adminName);</w:t>
      </w:r>
    </w:p>
    <w:p w14:paraId="5D6EED42" w14:textId="28B32FDE" w:rsid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>}</w:t>
      </w:r>
    </w:p>
    <w:p w14:paraId="7D4029EB" w14:textId="65F0F5CA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这里以对管理员表的查询为例，mapper注解的使用将摒弃对xml文件的配置，其他查询语句与之类似。</w:t>
      </w:r>
    </w:p>
    <w:p w14:paraId="68122311" w14:textId="1B1FCC7F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在查询后，controller层将返回查询的结果以及将lim字段的值返回给登录界面进行判断，使用jQuery来接收url地址中的用户名和以数字为表示的权限值。</w:t>
      </w:r>
    </w:p>
    <w:p w14:paraId="2DF4E567" w14:textId="13CC0A5B" w:rsidR="00FC3A83" w:rsidRPr="00FC3A83" w:rsidRDefault="00FC3A83" w:rsidP="00FC3A83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FC3A83">
        <w:rPr>
          <w:rFonts w:ascii="宋体" w:hAnsi="宋体" w:cs="Arial" w:hint="eastAsia"/>
          <w:sz w:val="24"/>
        </w:rPr>
        <w:t>主要代码为：</w:t>
      </w:r>
    </w:p>
    <w:p w14:paraId="6B5ADF8F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{</w:t>
      </w:r>
    </w:p>
    <w:p w14:paraId="183F573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var query = window.location.search.substring(1);</w:t>
      </w:r>
    </w:p>
    <w:p w14:paraId="510223A9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var vars = query.split("&amp;");</w:t>
      </w:r>
    </w:p>
    <w:p w14:paraId="5A1EF13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for (var i = 0; i &lt; vars.length; i++) {</w:t>
      </w:r>
    </w:p>
    <w:p w14:paraId="7017ED1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var pair = vars[i].split("=");</w:t>
      </w:r>
    </w:p>
    <w:p w14:paraId="60EF9B11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if (pair[0] == variable) {</w:t>
      </w:r>
    </w:p>
    <w:p w14:paraId="631CC400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    return pair[1];</w:t>
      </w:r>
    </w:p>
    <w:p w14:paraId="6198124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}</w:t>
      </w:r>
    </w:p>
    <w:p w14:paraId="22015B2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</w:t>
      </w:r>
    </w:p>
    <w:p w14:paraId="29128D3C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return (false);</w:t>
      </w:r>
    </w:p>
    <w:p w14:paraId="47C0F4C3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507ABEFF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const limVal = getQueryVariable("lim");</w:t>
      </w:r>
    </w:p>
    <w:p w14:paraId="0FFE1488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if (limVal === "0") {</w:t>
      </w:r>
    </w:p>
    <w:p w14:paraId="21665B5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$(function () {</w:t>
      </w:r>
    </w:p>
    <w:p w14:paraId="6ECB8381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$("#addBtn").addClass("hidden");//</w:t>
      </w:r>
      <w:r w:rsidRPr="00FC3A83">
        <w:rPr>
          <w:rFonts w:ascii="Arial" w:hAnsi="Arial" w:cs="Arial"/>
          <w:sz w:val="24"/>
        </w:rPr>
        <w:t>增加隐藏</w:t>
      </w:r>
    </w:p>
    <w:p w14:paraId="1080D6B7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//$("#selBtn").addClass("hidden");</w:t>
      </w:r>
    </w:p>
    <w:p w14:paraId="39B9DEDB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$('table tr').find('td:eq(5)').hide();</w:t>
      </w:r>
    </w:p>
    <w:p w14:paraId="2AA75020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$("#opr").hide();</w:t>
      </w:r>
    </w:p>
    <w:p w14:paraId="6FB9A9EC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});</w:t>
      </w:r>
    </w:p>
    <w:p w14:paraId="40B8BBD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 else if (limVal === "-1") {</w:t>
      </w:r>
    </w:p>
    <w:p w14:paraId="0A0A2F2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$(function () {</w:t>
      </w:r>
    </w:p>
    <w:p w14:paraId="43BF7FB3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$("#addBtn").addClass("hidden");//</w:t>
      </w:r>
      <w:r w:rsidRPr="00FC3A83">
        <w:rPr>
          <w:rFonts w:ascii="Arial" w:hAnsi="Arial" w:cs="Arial"/>
          <w:sz w:val="24"/>
        </w:rPr>
        <w:t>增加隐藏</w:t>
      </w:r>
    </w:p>
    <w:p w14:paraId="2492C707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$("#selBtn").addClass("hidden");</w:t>
      </w:r>
    </w:p>
    <w:p w14:paraId="2DEA1895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$("#exBtn").addClass("hidden");</w:t>
      </w:r>
    </w:p>
    <w:p w14:paraId="08BDD915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$("#DeleteBtn").addClass("hidden");</w:t>
      </w:r>
    </w:p>
    <w:p w14:paraId="763DC30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lastRenderedPageBreak/>
        <w:t xml:space="preserve">                $("#upStuName").attr("readonly", "true");</w:t>
      </w:r>
    </w:p>
    <w:p w14:paraId="3A6F0F66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$("#noName").removeClass("hidden");</w:t>
      </w:r>
    </w:p>
    <w:p w14:paraId="51AE96A4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 $('table tr').find('td:eq(5)').hide();</w:t>
      </w:r>
    </w:p>
    <w:p w14:paraId="31D60292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    // $("#opr").hide();</w:t>
      </w:r>
    </w:p>
    <w:p w14:paraId="7A2D7194" w14:textId="77777777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    });</w:t>
      </w:r>
    </w:p>
    <w:p w14:paraId="15B6110A" w14:textId="023F4593" w:rsidR="00FC3A83" w:rsidRPr="00FC3A83" w:rsidRDefault="00FC3A83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FC3A83">
        <w:rPr>
          <w:rFonts w:ascii="Arial" w:hAnsi="Arial" w:cs="Arial"/>
          <w:sz w:val="24"/>
        </w:rPr>
        <w:t xml:space="preserve">        }</w:t>
      </w:r>
    </w:p>
    <w:p w14:paraId="505CBDF1" w14:textId="24C61735" w:rsidR="00FC3A83" w:rsidRDefault="00265EB5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通过判断</w:t>
      </w:r>
      <w:r>
        <w:rPr>
          <w:rFonts w:ascii="Arial" w:hAnsi="Arial" w:cs="Arial" w:hint="eastAsia"/>
          <w:sz w:val="24"/>
        </w:rPr>
        <w:t>url</w:t>
      </w:r>
      <w:r>
        <w:rPr>
          <w:rFonts w:ascii="Arial" w:hAnsi="Arial" w:cs="Arial" w:hint="eastAsia"/>
          <w:sz w:val="24"/>
        </w:rPr>
        <w:t>中的</w:t>
      </w:r>
      <w:r>
        <w:rPr>
          <w:rFonts w:ascii="Arial" w:hAnsi="Arial" w:cs="Arial" w:hint="eastAsia"/>
          <w:sz w:val="24"/>
        </w:rPr>
        <w:t>lim</w:t>
      </w:r>
      <w:r>
        <w:rPr>
          <w:rFonts w:ascii="Arial" w:hAnsi="Arial" w:cs="Arial" w:hint="eastAsia"/>
          <w:sz w:val="24"/>
        </w:rPr>
        <w:t>字段来进行页面按钮的隐藏，比如如果</w:t>
      </w:r>
      <w:r>
        <w:rPr>
          <w:rFonts w:ascii="Arial" w:hAnsi="Arial" w:cs="Arial" w:hint="eastAsia"/>
          <w:sz w:val="24"/>
        </w:rPr>
        <w:t>lim</w:t>
      </w:r>
      <w:r>
        <w:rPr>
          <w:rFonts w:ascii="Arial" w:hAnsi="Arial" w:cs="Arial" w:hint="eastAsia"/>
          <w:sz w:val="24"/>
        </w:rPr>
        <w:t>为</w:t>
      </w:r>
      <w:r>
        <w:rPr>
          <w:rFonts w:ascii="Arial" w:hAnsi="Arial" w:cs="Arial" w:hint="eastAsia"/>
          <w:sz w:val="24"/>
        </w:rPr>
        <w:t>-1</w:t>
      </w:r>
      <w:r>
        <w:rPr>
          <w:rFonts w:ascii="Arial" w:hAnsi="Arial" w:cs="Arial" w:hint="eastAsia"/>
          <w:sz w:val="24"/>
        </w:rPr>
        <w:t>，将会在页面中隐藏添加信息按钮、查询信息按钮、删除按钮等，实现对权限的控制操作。</w:t>
      </w:r>
    </w:p>
    <w:p w14:paraId="5E7503A0" w14:textId="77777777" w:rsidR="00C573BB" w:rsidRPr="00FC3A83" w:rsidRDefault="00C573BB" w:rsidP="00FC3A83">
      <w:pPr>
        <w:spacing w:line="400" w:lineRule="exact"/>
        <w:ind w:firstLineChars="200" w:firstLine="480"/>
        <w:rPr>
          <w:rFonts w:ascii="Arial" w:hAnsi="Arial" w:cs="Arial"/>
          <w:sz w:val="24"/>
        </w:rPr>
      </w:pPr>
    </w:p>
    <w:p w14:paraId="3B505034" w14:textId="4A63CB0D" w:rsidR="00EB79CB" w:rsidRPr="00EB79CB" w:rsidRDefault="00EB79CB" w:rsidP="00EB79CB">
      <w:pPr>
        <w:pStyle w:val="2"/>
        <w:spacing w:before="0" w:after="0" w:line="360" w:lineRule="auto"/>
      </w:pPr>
      <w:bookmarkStart w:id="63" w:name="_Toc43456437"/>
      <w:r>
        <w:rPr>
          <w:rFonts w:hint="eastAsia"/>
          <w:b w:val="0"/>
          <w:sz w:val="28"/>
        </w:rPr>
        <w:t xml:space="preserve">4.4 </w:t>
      </w:r>
      <w:r w:rsidR="00265EB5">
        <w:rPr>
          <w:rFonts w:hint="eastAsia"/>
          <w:b w:val="0"/>
          <w:sz w:val="28"/>
        </w:rPr>
        <w:t>学生信息的增加</w:t>
      </w:r>
      <w:bookmarkEnd w:id="63"/>
    </w:p>
    <w:p w14:paraId="1321A8E5" w14:textId="4976D02D" w:rsidR="00EB79CB" w:rsidRDefault="00265EB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 w:rsidR="002773F4">
        <w:rPr>
          <w:rFonts w:ascii="宋体" w:hAnsi="宋体" w:hint="eastAsia"/>
          <w:sz w:val="24"/>
        </w:rPr>
        <w:t>每个学生信息的页面中，都设置有添加信息按钮，不通页面添加对应不同信息。再点击后，将会弹出Bootstrap提供的模态框进行数据的输入以及添加。</w:t>
      </w:r>
    </w:p>
    <w:p w14:paraId="2CA7C7A5" w14:textId="3336C950" w:rsidR="00265EB5" w:rsidRPr="002773F4" w:rsidRDefault="002773F4" w:rsidP="002773F4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模态框将不会跳转页面，而是弹出覆盖再父窗体上的子窗体，可以在不离开父窗体的情况下进行互动。以此作为添加界面非常合适，如图4-14</w:t>
      </w:r>
    </w:p>
    <w:p w14:paraId="7174B9E5" w14:textId="2703D8A2" w:rsidR="00265EB5" w:rsidRDefault="002773F4" w:rsidP="002773F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02261C9" wp14:editId="6F8079C7">
            <wp:extent cx="5760085" cy="386270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98D7" w14:textId="092ADC10" w:rsidR="002773F4" w:rsidRDefault="002773F4" w:rsidP="002773F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图4-14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添加信息模态框</w:t>
      </w:r>
    </w:p>
    <w:p w14:paraId="4930A694" w14:textId="030D5715" w:rsidR="00265EB5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以添加学生基础信息为例，在输入正确的信息后，点击添加将提交表单到controller层，由controller层对请求进行处理：</w:t>
      </w:r>
    </w:p>
    <w:p w14:paraId="31D26C03" w14:textId="19AC78EC" w:rsidR="008A1BE9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706DB6C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A1BE9">
        <w:rPr>
          <w:rFonts w:ascii="宋体" w:hAnsi="宋体" w:hint="eastAsia"/>
          <w:sz w:val="24"/>
        </w:rPr>
        <w:lastRenderedPageBreak/>
        <w:t xml:space="preserve">    //增加一个学生</w:t>
      </w:r>
    </w:p>
    <w:p w14:paraId="3C0AB70E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@RequestMapping("/addStudent")</w:t>
      </w:r>
    </w:p>
    <w:p w14:paraId="021D732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public String addStudent(StuBaseInfo stuBaseInfo, Model model, HttpServletRequest request, HttpServletResponse response) {</w:t>
      </w:r>
    </w:p>
    <w:p w14:paraId="3ED825B8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String name = request.getParameter("name");</w:t>
      </w:r>
    </w:p>
    <w:p w14:paraId="052BC94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String lim = request.getParameter("lim");</w:t>
      </w:r>
    </w:p>
    <w:p w14:paraId="7BD68E6C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try {</w:t>
      </w:r>
    </w:p>
    <w:p w14:paraId="7122C44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stuBaseInfoService.addStudent(stuBaseInfo);</w:t>
      </w:r>
    </w:p>
    <w:p w14:paraId="5DD20D4C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model.addAttribute("error_Student", "</w:t>
      </w:r>
      <w:r w:rsidRPr="008A1BE9">
        <w:rPr>
          <w:rFonts w:ascii="Arial" w:hAnsi="Arial" w:cs="Arial"/>
          <w:sz w:val="24"/>
        </w:rPr>
        <w:t>添加成功</w:t>
      </w:r>
      <w:r w:rsidRPr="008A1BE9">
        <w:rPr>
          <w:rFonts w:ascii="Arial" w:hAnsi="Arial" w:cs="Arial"/>
          <w:sz w:val="24"/>
        </w:rPr>
        <w:t>");</w:t>
      </w:r>
    </w:p>
    <w:p w14:paraId="5E550D86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model.addAttribute("name", name);</w:t>
      </w:r>
    </w:p>
    <w:p w14:paraId="7FF4C39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model.addAttribute("lim", lim);</w:t>
      </w:r>
    </w:p>
    <w:p w14:paraId="6C015A7D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} catch (Exception e) {</w:t>
      </w:r>
    </w:p>
    <w:p w14:paraId="0AF96260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model.addAttribute("error_Student", "</w:t>
      </w:r>
      <w:r w:rsidRPr="008A1BE9">
        <w:rPr>
          <w:rFonts w:ascii="Arial" w:hAnsi="Arial" w:cs="Arial"/>
          <w:sz w:val="24"/>
        </w:rPr>
        <w:t>添加失败</w:t>
      </w:r>
      <w:r w:rsidRPr="008A1BE9">
        <w:rPr>
          <w:rFonts w:ascii="Arial" w:hAnsi="Arial" w:cs="Arial"/>
          <w:sz w:val="24"/>
        </w:rPr>
        <w:t>");</w:t>
      </w:r>
    </w:p>
    <w:p w14:paraId="1C3FC52F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model.addAttribute("name", name);</w:t>
      </w:r>
    </w:p>
    <w:p w14:paraId="557C5A6A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    model.addAttribute("lim", lim);</w:t>
      </w:r>
    </w:p>
    <w:p w14:paraId="1EA57325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}</w:t>
      </w:r>
    </w:p>
    <w:p w14:paraId="4C3F15BA" w14:textId="77777777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    return "redirect:/student/allStudent";</w:t>
      </w:r>
    </w:p>
    <w:p w14:paraId="08A7A9BD" w14:textId="2B315EC2" w:rsidR="008A1BE9" w:rsidRPr="008A1BE9" w:rsidRDefault="008A1BE9" w:rsidP="008A1BE9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A1BE9">
        <w:rPr>
          <w:rFonts w:ascii="Arial" w:hAnsi="Arial" w:cs="Arial"/>
          <w:sz w:val="24"/>
        </w:rPr>
        <w:t xml:space="preserve">    }</w:t>
      </w:r>
    </w:p>
    <w:p w14:paraId="3A9C2B82" w14:textId="0C619828" w:rsidR="008A1BE9" w:rsidRPr="008A1BE9" w:rsidRDefault="008A1BE9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添加成功后将会返回主界面，有主界面查询并显示数据。</w:t>
      </w:r>
      <w:r w:rsidR="001E2595">
        <w:rPr>
          <w:rFonts w:ascii="宋体" w:hAnsi="宋体" w:hint="eastAsia"/>
          <w:sz w:val="24"/>
        </w:rPr>
        <w:t>添加失败将会把添加失败字符串传递给主界面，将会在主界面接收并显示，以提示用户输入有误，添加失败。</w:t>
      </w:r>
    </w:p>
    <w:p w14:paraId="636626F9" w14:textId="7E11EB53" w:rsidR="00265EB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在mapper层，主要代码为：</w:t>
      </w:r>
    </w:p>
    <w:p w14:paraId="30CA1A49" w14:textId="77777777" w:rsidR="001E2595" w:rsidRPr="001E2595" w:rsidRDefault="001E2595" w:rsidP="001E2595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1E2595">
        <w:rPr>
          <w:rFonts w:ascii="宋体" w:hAnsi="宋体"/>
          <w:sz w:val="24"/>
        </w:rPr>
        <w:t>//</w:t>
      </w:r>
      <w:r w:rsidRPr="001E2595">
        <w:rPr>
          <w:rFonts w:ascii="宋体" w:hAnsi="宋体" w:hint="eastAsia"/>
          <w:sz w:val="24"/>
        </w:rPr>
        <w:t>增加一个学生</w:t>
      </w:r>
      <w:r w:rsidRPr="001E2595">
        <w:rPr>
          <w:rFonts w:ascii="宋体" w:hAnsi="宋体" w:hint="eastAsia"/>
          <w:sz w:val="24"/>
        </w:rPr>
        <w:br/>
      </w:r>
      <w:r w:rsidRPr="001E2595">
        <w:rPr>
          <w:rFonts w:ascii="Arial" w:hAnsi="Arial" w:cs="Arial"/>
          <w:sz w:val="24"/>
        </w:rPr>
        <w:t>@Insert(" insert into student_info.student_baseinfo " +</w:t>
      </w:r>
      <w:r w:rsidRPr="001E2595">
        <w:rPr>
          <w:rFonts w:ascii="Arial" w:hAnsi="Arial" w:cs="Arial"/>
          <w:sz w:val="24"/>
        </w:rPr>
        <w:br/>
        <w:t xml:space="preserve">        "(`stuId`,`stuName`,`stuSex`,`stuAge`,`stuMaj`) values " +</w:t>
      </w:r>
      <w:r w:rsidRPr="001E2595">
        <w:rPr>
          <w:rFonts w:ascii="Arial" w:hAnsi="Arial" w:cs="Arial"/>
          <w:sz w:val="24"/>
        </w:rPr>
        <w:br/>
        <w:t xml:space="preserve">        "(#{stuId},#{stuName},#{stuSex},#{stuAge},#{stuMaj})")</w:t>
      </w:r>
      <w:r w:rsidRPr="001E2595">
        <w:rPr>
          <w:rFonts w:ascii="Arial" w:hAnsi="Arial" w:cs="Arial"/>
          <w:sz w:val="24"/>
        </w:rPr>
        <w:br/>
        <w:t>int addStudent(StuBaseInfo stuBaseInfo);</w:t>
      </w:r>
    </w:p>
    <w:p w14:paraId="107DBF9F" w14:textId="036D32DF" w:rsidR="001E2595" w:rsidRPr="001E259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在每个页面增加完后，都会自动返回主界面并且自动刷新数据和显示，符合基本信息添加以及用户的使用习惯，提高用户使用体验。</w:t>
      </w:r>
    </w:p>
    <w:p w14:paraId="6418FF09" w14:textId="77777777" w:rsidR="00007EEC" w:rsidRDefault="00007EEC" w:rsidP="001E2595">
      <w:pPr>
        <w:spacing w:line="400" w:lineRule="exact"/>
        <w:rPr>
          <w:rFonts w:ascii="宋体" w:hAnsi="宋体"/>
          <w:sz w:val="24"/>
        </w:rPr>
      </w:pPr>
    </w:p>
    <w:p w14:paraId="0D59100B" w14:textId="290CAB83" w:rsidR="00EB79CB" w:rsidRPr="00EB79CB" w:rsidRDefault="00EB79CB" w:rsidP="00EB79CB">
      <w:pPr>
        <w:pStyle w:val="2"/>
        <w:spacing w:before="0" w:after="0" w:line="360" w:lineRule="auto"/>
      </w:pPr>
      <w:bookmarkStart w:id="64" w:name="_Toc43456438"/>
      <w:r>
        <w:rPr>
          <w:rFonts w:hint="eastAsia"/>
          <w:b w:val="0"/>
          <w:sz w:val="28"/>
        </w:rPr>
        <w:t xml:space="preserve">4.5 </w:t>
      </w:r>
      <w:r w:rsidR="00652465">
        <w:rPr>
          <w:rFonts w:hint="eastAsia"/>
          <w:b w:val="0"/>
          <w:sz w:val="28"/>
        </w:rPr>
        <w:t>学生</w:t>
      </w:r>
      <w:r w:rsidR="001E2595">
        <w:rPr>
          <w:rFonts w:hint="eastAsia"/>
          <w:b w:val="0"/>
          <w:sz w:val="28"/>
        </w:rPr>
        <w:t>信息</w:t>
      </w:r>
      <w:r>
        <w:rPr>
          <w:rFonts w:hint="eastAsia"/>
          <w:b w:val="0"/>
          <w:sz w:val="28"/>
        </w:rPr>
        <w:t>的</w:t>
      </w:r>
      <w:r w:rsidR="001E2595">
        <w:rPr>
          <w:rFonts w:hint="eastAsia"/>
          <w:b w:val="0"/>
          <w:sz w:val="28"/>
        </w:rPr>
        <w:t>修改</w:t>
      </w:r>
      <w:bookmarkEnd w:id="64"/>
    </w:p>
    <w:p w14:paraId="2CC927FA" w14:textId="7FF8D35F" w:rsidR="00EB79CB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对于信息的修改，将修改按钮设置在表格中，点击对应的学生信息即可修改。修改的操作难点在于点击修改后，需要把选中的数据填充到填出的修改模态框中，方便用户进行修改。</w:t>
      </w:r>
    </w:p>
    <w:p w14:paraId="07D1DF39" w14:textId="7C161164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修改模态框和添加模态框如出一辙。</w:t>
      </w:r>
    </w:p>
    <w:p w14:paraId="5DE318A5" w14:textId="25ECBC3B" w:rsidR="001E2595" w:rsidRDefault="001E259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在思考许多方案后，我选择了使用jQuery来进行数据的选择和填充，</w:t>
      </w:r>
      <w:r w:rsidR="00652465">
        <w:rPr>
          <w:rFonts w:ascii="宋体" w:hAnsi="宋体" w:hint="eastAsia"/>
          <w:sz w:val="24"/>
        </w:rPr>
        <w:t>这样减少了后台代码量，不经过后台而仅仅依靠纯html标签来进行操作，可以加快浏览器相应速度。</w:t>
      </w:r>
    </w:p>
    <w:p w14:paraId="05FDF123" w14:textId="5E74D8BF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6FF28F88" w14:textId="381DE84B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宋体" w:hAnsi="宋体" w:hint="eastAsia"/>
          <w:sz w:val="24"/>
        </w:rPr>
        <w:t xml:space="preserve">     </w:t>
      </w:r>
      <w:r w:rsidRPr="00652465">
        <w:rPr>
          <w:rFonts w:ascii="Arial" w:hAnsi="Arial" w:cs="Arial"/>
          <w:sz w:val="24"/>
        </w:rPr>
        <w:t xml:space="preserve">   function update(obj) {</w:t>
      </w:r>
      <w:r w:rsidRPr="00652465">
        <w:rPr>
          <w:rFonts w:ascii="宋体" w:hAnsi="宋体" w:cs="Arial" w:hint="eastAsia"/>
          <w:sz w:val="24"/>
        </w:rPr>
        <w:t>//</w:t>
      </w:r>
      <w:r w:rsidRPr="00652465">
        <w:rPr>
          <w:rFonts w:ascii="Arial" w:hAnsi="Arial" w:cs="Arial"/>
          <w:sz w:val="24"/>
        </w:rPr>
        <w:t>点击修改按钮，给模态框加载信息并且弹出模态框</w:t>
      </w:r>
    </w:p>
    <w:p w14:paraId="4779469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var tds = $(obj).parent().parent().find('td');</w:t>
      </w:r>
    </w:p>
    <w:p w14:paraId="12962E8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$("#upStuId").val(tds.eq(0).text());</w:t>
      </w:r>
    </w:p>
    <w:p w14:paraId="2683CDCE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$("#upStuName").val(tds.eq(1).text());</w:t>
      </w:r>
    </w:p>
    <w:p w14:paraId="297B2CBB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$("#upStuSex").val(tds.eq(2).text());</w:t>
      </w:r>
    </w:p>
    <w:p w14:paraId="756FD40D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$("#upStuAge").val(tds.eq(3).text());</w:t>
      </w:r>
    </w:p>
    <w:p w14:paraId="5E26F9EC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$("#upStuMaj").val(tds.eq(4).text());</w:t>
      </w:r>
    </w:p>
    <w:p w14:paraId="184EAEAD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$('#myModalUpdate').modal('show');</w:t>
      </w:r>
    </w:p>
    <w:p w14:paraId="43AC04B5" w14:textId="1D8FD175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</w:t>
      </w:r>
    </w:p>
    <w:p w14:paraId="04B650FD" w14:textId="2C5450E2" w:rsidR="00652465" w:rsidRDefault="0065246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通过寻找table表格中的td标签来依次对修改模态框中的输入框进行数据填充。点击后填充效果如图4-15（点击修改学号为1的学生）</w:t>
      </w:r>
    </w:p>
    <w:p w14:paraId="740CCF82" w14:textId="0649128F" w:rsidR="00652465" w:rsidRDefault="00652465" w:rsidP="00652465">
      <w:pPr>
        <w:widowControl/>
        <w:jc w:val="left"/>
        <w:rPr>
          <w:rFonts w:ascii="宋体" w:hAnsi="宋体" w:cs="宋体"/>
          <w:kern w:val="0"/>
          <w:sz w:val="24"/>
        </w:rPr>
      </w:pPr>
      <w:r w:rsidRPr="00652465">
        <w:rPr>
          <w:rFonts w:ascii="宋体" w:hAnsi="宋体" w:cs="宋体"/>
          <w:kern w:val="0"/>
          <w:sz w:val="24"/>
        </w:rPr>
        <w:fldChar w:fldCharType="begin"/>
      </w:r>
      <w:r w:rsidRPr="00652465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"C:\\Users\\13296\\AppData\\Roaming\\Tencent\\Users\\1329669644\\QQ\\WinTemp\\RichOle\\Y~A01E[$~G8B`[{BC{%Y@9P.png" \* MERGEFORMATINET </w:instrText>
      </w:r>
      <w:r w:rsidRPr="00652465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"C:\\Users\\13296\\AppData\\Roaming\\Tencent\\Users\\1329669644\\QQ\\WinTemp\\RichOle\\Y~A01E[$~G8B`[{BC{%Y@9P.png"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"C:\\Users\\13296\\Desktop\\AppData\\Roaming\\Tencent\\Users\\1329669644\\QQ\\WinTemp\\RichOle\\Y~A01E[$~G8B`[{BC{%Y@9P.png"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"C:\\Users\\13296\\Desktop\\AppData\\Roaming\\Tencent\\Users\\1329669644\\QQ\\WinTemp\\RichOle\\Y~A01E[$~G8B`[{B</w:instrText>
      </w:r>
      <w:r w:rsidR="00CB2FDB">
        <w:rPr>
          <w:rFonts w:ascii="宋体" w:hAnsi="宋体" w:cs="宋体"/>
          <w:kern w:val="0"/>
          <w:sz w:val="24"/>
        </w:rPr>
        <w:instrText>C{%Y@9P.png"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9A402D1">
          <v:shape id="_x0000_i1043" type="#_x0000_t75" alt="" style="width:456pt;height:354pt">
            <v:imagedata r:id="rId56" r:href="rId57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652465">
        <w:rPr>
          <w:rFonts w:ascii="宋体" w:hAnsi="宋体" w:cs="宋体"/>
          <w:kern w:val="0"/>
          <w:sz w:val="24"/>
        </w:rPr>
        <w:fldChar w:fldCharType="end"/>
      </w:r>
    </w:p>
    <w:p w14:paraId="462981C1" w14:textId="755934CD" w:rsidR="00652465" w:rsidRPr="00652465" w:rsidRDefault="00652465" w:rsidP="00652465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修改学号为1的学生信息</w:t>
      </w:r>
    </w:p>
    <w:p w14:paraId="6B9E8D3B" w14:textId="77777777" w:rsidR="00652465" w:rsidRDefault="00652465" w:rsidP="00652465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在填写修改后的数据后（学生学号不可修改）后，数据将会提交给后台进行处理修改。</w:t>
      </w:r>
    </w:p>
    <w:p w14:paraId="7D5D50FC" w14:textId="5C16A400" w:rsidR="00652465" w:rsidRPr="00652465" w:rsidRDefault="00652465" w:rsidP="00652465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1C9AC7A6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652465">
        <w:rPr>
          <w:rFonts w:ascii="宋体" w:hAnsi="宋体" w:hint="eastAsia"/>
          <w:sz w:val="24"/>
        </w:rPr>
        <w:t xml:space="preserve">    </w:t>
      </w:r>
      <w:r w:rsidRPr="00652465">
        <w:rPr>
          <w:rFonts w:ascii="宋体" w:hAnsi="宋体" w:cs="Arial"/>
          <w:sz w:val="24"/>
        </w:rPr>
        <w:t>//修改学生信息</w:t>
      </w:r>
    </w:p>
    <w:p w14:paraId="78E9F5A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宋体" w:hAnsi="宋体"/>
          <w:sz w:val="24"/>
        </w:rPr>
        <w:t xml:space="preserve">    </w:t>
      </w:r>
      <w:r w:rsidRPr="00652465">
        <w:rPr>
          <w:rFonts w:ascii="Arial" w:hAnsi="Arial" w:cs="Arial"/>
          <w:sz w:val="24"/>
        </w:rPr>
        <w:t>@RequestMapping("/updateStudent")</w:t>
      </w:r>
    </w:p>
    <w:p w14:paraId="428128E2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public String updateStudent(StuBaseInfo stuBaseInfo, Model model, HttpServletRequest request, HttpServletResponse response) {</w:t>
      </w:r>
    </w:p>
    <w:p w14:paraId="700A48A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String name = request.getParameter("name");</w:t>
      </w:r>
    </w:p>
    <w:p w14:paraId="5591433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String lim = request.getParameter("lim");</w:t>
      </w:r>
    </w:p>
    <w:p w14:paraId="40CCA99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try {</w:t>
      </w:r>
    </w:p>
    <w:p w14:paraId="0691DA93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int i = stuBaseInfoService.updateStudent(stuBaseInfo);</w:t>
      </w:r>
    </w:p>
    <w:p w14:paraId="247AE40A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if (i &gt; 0) {</w:t>
      </w:r>
    </w:p>
    <w:p w14:paraId="198B14AC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model.addAttribute("error_Student", "</w:t>
      </w:r>
      <w:r w:rsidRPr="00652465">
        <w:rPr>
          <w:rFonts w:ascii="Arial" w:hAnsi="Arial" w:cs="Arial"/>
          <w:sz w:val="24"/>
        </w:rPr>
        <w:t>修改成功</w:t>
      </w:r>
      <w:r w:rsidRPr="00652465">
        <w:rPr>
          <w:rFonts w:ascii="Arial" w:hAnsi="Arial" w:cs="Arial"/>
          <w:sz w:val="24"/>
        </w:rPr>
        <w:t>");</w:t>
      </w:r>
    </w:p>
    <w:p w14:paraId="07A4D77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model.addAttribute("name", name);</w:t>
      </w:r>
    </w:p>
    <w:p w14:paraId="59E9AC11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model.addAttribute("lim", lim);</w:t>
      </w:r>
    </w:p>
    <w:p w14:paraId="747AF3D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} else {</w:t>
      </w:r>
    </w:p>
    <w:p w14:paraId="2BE9A65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model.addAttribute("error_Student", "</w:t>
      </w:r>
      <w:r w:rsidRPr="00652465">
        <w:rPr>
          <w:rFonts w:ascii="Arial" w:hAnsi="Arial" w:cs="Arial"/>
          <w:sz w:val="24"/>
        </w:rPr>
        <w:t>修改失败</w:t>
      </w:r>
      <w:r w:rsidRPr="00652465">
        <w:rPr>
          <w:rFonts w:ascii="Arial" w:hAnsi="Arial" w:cs="Arial"/>
          <w:sz w:val="24"/>
        </w:rPr>
        <w:t>");</w:t>
      </w:r>
    </w:p>
    <w:p w14:paraId="3D9F67FE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model.addAttribute("name", name);</w:t>
      </w:r>
    </w:p>
    <w:p w14:paraId="276555F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    model.addAttribute("lim", lim);</w:t>
      </w:r>
    </w:p>
    <w:p w14:paraId="759EA9C8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}</w:t>
      </w:r>
    </w:p>
    <w:p w14:paraId="62E45670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 catch (Exception e) {</w:t>
      </w:r>
    </w:p>
    <w:p w14:paraId="6CD4FF65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model.addAttribute("error_Student", "</w:t>
      </w:r>
      <w:r w:rsidRPr="00652465">
        <w:rPr>
          <w:rFonts w:ascii="Arial" w:hAnsi="Arial" w:cs="Arial"/>
          <w:sz w:val="24"/>
        </w:rPr>
        <w:t>修改失败</w:t>
      </w:r>
      <w:r w:rsidRPr="00652465">
        <w:rPr>
          <w:rFonts w:ascii="Arial" w:hAnsi="Arial" w:cs="Arial"/>
          <w:sz w:val="24"/>
        </w:rPr>
        <w:t>");</w:t>
      </w:r>
    </w:p>
    <w:p w14:paraId="4256B76F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model.addAttribute("name", name);</w:t>
      </w:r>
    </w:p>
    <w:p w14:paraId="13C7ECFA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    model.addAttribute("lim", lim);</w:t>
      </w:r>
    </w:p>
    <w:p w14:paraId="77DAE984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}</w:t>
      </w:r>
    </w:p>
    <w:p w14:paraId="243D5DB9" w14:textId="77777777" w:rsidR="00652465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    return "redirect:/student/allStudent";</w:t>
      </w:r>
    </w:p>
    <w:p w14:paraId="12E4B1E4" w14:textId="1FD773AD" w:rsidR="00007EEC" w:rsidRPr="00652465" w:rsidRDefault="00652465" w:rsidP="00652465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652465">
        <w:rPr>
          <w:rFonts w:ascii="Arial" w:hAnsi="Arial" w:cs="Arial"/>
          <w:sz w:val="24"/>
        </w:rPr>
        <w:t xml:space="preserve">    }</w:t>
      </w:r>
    </w:p>
    <w:p w14:paraId="277D7D81" w14:textId="77777777" w:rsidR="00652465" w:rsidRDefault="00652465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0EEE8B6E" w14:textId="470272C9" w:rsidR="00652465" w:rsidRPr="00652465" w:rsidRDefault="00EB79CB" w:rsidP="00652465">
      <w:pPr>
        <w:pStyle w:val="2"/>
        <w:spacing w:before="0" w:after="0" w:line="360" w:lineRule="auto"/>
      </w:pPr>
      <w:bookmarkStart w:id="65" w:name="_Toc43456439"/>
      <w:r>
        <w:rPr>
          <w:rFonts w:hint="eastAsia"/>
          <w:b w:val="0"/>
          <w:sz w:val="28"/>
        </w:rPr>
        <w:t xml:space="preserve">4.6 </w:t>
      </w:r>
      <w:r w:rsidR="00652465">
        <w:rPr>
          <w:rFonts w:hint="eastAsia"/>
          <w:b w:val="0"/>
          <w:sz w:val="28"/>
        </w:rPr>
        <w:t>学生信息的</w:t>
      </w:r>
      <w:r w:rsidR="0032366A">
        <w:rPr>
          <w:rFonts w:hint="eastAsia"/>
          <w:b w:val="0"/>
          <w:sz w:val="28"/>
        </w:rPr>
        <w:t>删除</w:t>
      </w:r>
      <w:bookmarkEnd w:id="65"/>
    </w:p>
    <w:p w14:paraId="193EA749" w14:textId="096248A6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学生信息的删除和修改一样，都需要进行数据的填充。点击删除后，会弹出提示框，让用户二次确定，以保证不是误触。</w:t>
      </w:r>
    </w:p>
    <w:p w14:paraId="23ECE1FD" w14:textId="51A95B2E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删除依旧是使用jQuery进行学生学号填充，用户将会看到带有学生学号的提示框来确定删除该学生信息。</w:t>
      </w:r>
    </w:p>
    <w:p w14:paraId="691BE53A" w14:textId="093DB1E6" w:rsidR="0032366A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如图4-16所示</w:t>
      </w:r>
    </w:p>
    <w:p w14:paraId="1EDE7AE1" w14:textId="77777777" w:rsidR="0032366A" w:rsidRDefault="0032366A" w:rsidP="0032366A">
      <w:pPr>
        <w:ind w:firstLineChars="200" w:firstLine="480"/>
        <w:rPr>
          <w:rFonts w:ascii="宋体" w:hAnsi="宋体"/>
          <w:sz w:val="24"/>
        </w:rPr>
      </w:pPr>
    </w:p>
    <w:p w14:paraId="43371335" w14:textId="16F5F2C5" w:rsidR="0032366A" w:rsidRDefault="0032366A" w:rsidP="0032366A">
      <w:pPr>
        <w:widowControl/>
        <w:jc w:val="center"/>
        <w:rPr>
          <w:rFonts w:ascii="宋体" w:hAnsi="宋体" w:cs="宋体"/>
          <w:kern w:val="0"/>
          <w:sz w:val="24"/>
        </w:rPr>
      </w:pPr>
      <w:r w:rsidRPr="0032366A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32366A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"C:\\Users\\13296\\AppData\\Roaming\\Tencent\\Users\\1329669644\\QQ\\WinTemp\\RichOle\\PY816CO64O(6`W0I1FKBK9G.png" \* MERGEFORMATINET </w:instrText>
      </w:r>
      <w:r w:rsidRPr="0032366A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"C:\\Users\\13296\\AppData\\Roaming\\Tencent\\Users\\1329669644\\QQ\\WinTemp\\RichOle\\PY816CO64O(6`W0I1FKBK9G.png"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"C:\\Users\\13296\\Desktop\\AppData\\Roaming\\Tencent\\Users\\1329669644\\QQ\\WinTemp\\RichOle\\PY816CO64O(6`W0I1FKBK9G.png"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"C:\\Users\\13296\\Desktop\\AppData\\Roaming\\Tencent\\Users\\1329669644\\QQ\\WinTemp\\RichOle\\PY816CO64O(6`W0I1FKBK9G.png"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7AA2662F">
          <v:shape id="_x0000_i1044" type="#_x0000_t75" alt="" style="width:300.6pt;height:210.6pt">
            <v:imagedata r:id="rId58" r:href="rId59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32366A">
        <w:rPr>
          <w:rFonts w:ascii="宋体" w:hAnsi="宋体" w:cs="宋体"/>
          <w:kern w:val="0"/>
          <w:sz w:val="24"/>
        </w:rPr>
        <w:fldChar w:fldCharType="end"/>
      </w:r>
    </w:p>
    <w:p w14:paraId="746F364C" w14:textId="691BFA47" w:rsidR="0032366A" w:rsidRPr="0032366A" w:rsidRDefault="0032366A" w:rsidP="0032366A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图4-16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删除确认框</w:t>
      </w:r>
    </w:p>
    <w:p w14:paraId="164997BE" w14:textId="19E760B3" w:rsidR="00652465" w:rsidRDefault="0032366A" w:rsidP="00652465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需要注意的是，由于数据库的设计，</w:t>
      </w:r>
      <w:r w:rsidR="006F63BB">
        <w:rPr>
          <w:rFonts w:ascii="宋体" w:hAnsi="宋体" w:hint="eastAsia"/>
          <w:sz w:val="24"/>
        </w:rPr>
        <w:t>学生家庭信息、获奖信息和出勤信息的学号设置为外键，是学生基本信息主键学号构成的外键，所以在删除学生基础信息时，需要确保该学号学生在其他表中没有信息。</w:t>
      </w:r>
    </w:p>
    <w:p w14:paraId="6A7DF293" w14:textId="251774C6" w:rsidR="004168D7" w:rsidRPr="004168D7" w:rsidRDefault="006F63BB" w:rsidP="004168D7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删除由controller层执行，主要代码为：</w:t>
      </w:r>
    </w:p>
    <w:p w14:paraId="7CCFEF34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宋体" w:hAnsi="宋体"/>
          <w:sz w:val="24"/>
        </w:rPr>
        <w:t xml:space="preserve">   </w:t>
      </w:r>
      <w:r w:rsidRPr="004168D7">
        <w:rPr>
          <w:rFonts w:ascii="Arial" w:hAnsi="Arial" w:cs="Arial"/>
          <w:sz w:val="24"/>
        </w:rPr>
        <w:t xml:space="preserve"> @RequestMapping("/deleteStudent")</w:t>
      </w:r>
    </w:p>
    <w:p w14:paraId="50189D1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public String deleteStudent(@RequestParam(value = "delStuId", required = false) String stuId, Model model, HttpServletRequest request, HttpServletResponse response) {</w:t>
      </w:r>
    </w:p>
    <w:p w14:paraId="5B507238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String name = request.getParameter("name");</w:t>
      </w:r>
    </w:p>
    <w:p w14:paraId="383AC4E2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String lim = request.getParameter("lim");</w:t>
      </w:r>
    </w:p>
    <w:p w14:paraId="419FD33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try {</w:t>
      </w:r>
    </w:p>
    <w:p w14:paraId="2B76B8E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int id = Integer.parseInt(stuId);</w:t>
      </w:r>
    </w:p>
    <w:p w14:paraId="04A03A2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stuBaseInfoService.deleteStudentById(id);</w:t>
      </w:r>
    </w:p>
    <w:p w14:paraId="11E4BC66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model.addAttribute("error_Student", "</w:t>
      </w:r>
      <w:r w:rsidRPr="004168D7">
        <w:rPr>
          <w:rFonts w:ascii="Arial" w:hAnsi="Arial" w:cs="Arial"/>
          <w:sz w:val="24"/>
        </w:rPr>
        <w:t>删除成功</w:t>
      </w:r>
      <w:r w:rsidRPr="004168D7">
        <w:rPr>
          <w:rFonts w:ascii="Arial" w:hAnsi="Arial" w:cs="Arial"/>
          <w:sz w:val="24"/>
        </w:rPr>
        <w:t>");</w:t>
      </w:r>
    </w:p>
    <w:p w14:paraId="0F1C45B0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model.addAttribute("name", name);</w:t>
      </w:r>
    </w:p>
    <w:p w14:paraId="4AAA1FF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model.addAttribute("lim", lim);</w:t>
      </w:r>
    </w:p>
    <w:p w14:paraId="7B9A2FCE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} catch (Exception e) {</w:t>
      </w:r>
    </w:p>
    <w:p w14:paraId="6528FE8D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model.addAttribute("error_Student", "</w:t>
      </w:r>
      <w:r w:rsidRPr="004168D7">
        <w:rPr>
          <w:rFonts w:ascii="Arial" w:hAnsi="Arial" w:cs="Arial"/>
          <w:sz w:val="24"/>
        </w:rPr>
        <w:t>删除失败</w:t>
      </w:r>
      <w:r w:rsidRPr="004168D7">
        <w:rPr>
          <w:rFonts w:ascii="Arial" w:hAnsi="Arial" w:cs="Arial"/>
          <w:sz w:val="24"/>
        </w:rPr>
        <w:t>");</w:t>
      </w:r>
    </w:p>
    <w:p w14:paraId="70BA45DB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model.addAttribute("name", name);</w:t>
      </w:r>
    </w:p>
    <w:p w14:paraId="3516CC35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    model.addAttribute("lim", lim);</w:t>
      </w:r>
    </w:p>
    <w:p w14:paraId="46A4EB97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}</w:t>
      </w:r>
    </w:p>
    <w:p w14:paraId="3FEECDA2" w14:textId="77777777" w:rsidR="004168D7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    return "redirect:/student/allStudent";</w:t>
      </w:r>
    </w:p>
    <w:p w14:paraId="10D1343B" w14:textId="0FE79BFC" w:rsidR="00652465" w:rsidRPr="004168D7" w:rsidRDefault="004168D7" w:rsidP="004168D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4168D7">
        <w:rPr>
          <w:rFonts w:ascii="Arial" w:hAnsi="Arial" w:cs="Arial"/>
          <w:sz w:val="24"/>
        </w:rPr>
        <w:t xml:space="preserve">    }</w:t>
      </w:r>
    </w:p>
    <w:p w14:paraId="77464EE8" w14:textId="5D6A8D70" w:rsidR="00E2600D" w:rsidRPr="00EB79CB" w:rsidRDefault="00E2600D" w:rsidP="00E2600D">
      <w:pPr>
        <w:pStyle w:val="2"/>
        <w:spacing w:before="0" w:after="0" w:line="360" w:lineRule="auto"/>
      </w:pPr>
      <w:bookmarkStart w:id="66" w:name="_Toc43456440"/>
      <w:r>
        <w:rPr>
          <w:rFonts w:hint="eastAsia"/>
          <w:b w:val="0"/>
          <w:sz w:val="28"/>
        </w:rPr>
        <w:lastRenderedPageBreak/>
        <w:t>4.</w:t>
      </w:r>
      <w:r w:rsidR="0032366A">
        <w:rPr>
          <w:rFonts w:hint="eastAsia"/>
          <w:b w:val="0"/>
          <w:sz w:val="28"/>
        </w:rPr>
        <w:t>7</w:t>
      </w:r>
      <w:r>
        <w:rPr>
          <w:rFonts w:hint="eastAsia"/>
          <w:b w:val="0"/>
          <w:sz w:val="28"/>
        </w:rPr>
        <w:t xml:space="preserve"> </w:t>
      </w:r>
      <w:r w:rsidR="0032366A">
        <w:rPr>
          <w:rFonts w:hint="eastAsia"/>
          <w:b w:val="0"/>
          <w:sz w:val="28"/>
        </w:rPr>
        <w:t>学生信息的查询</w:t>
      </w:r>
      <w:bookmarkEnd w:id="66"/>
    </w:p>
    <w:p w14:paraId="3F527734" w14:textId="7AE9147F" w:rsidR="0032366A" w:rsidRDefault="0032366A" w:rsidP="0032366A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在主界面加载后，将会请求查询数据库所有学生信息并返回在table表格中显示。只要进行</w:t>
      </w:r>
      <w:r w:rsidR="00315581">
        <w:rPr>
          <w:rFonts w:ascii="宋体" w:hAnsi="宋体" w:hint="eastAsia"/>
          <w:sz w:val="24"/>
        </w:rPr>
        <w:t>任意</w:t>
      </w:r>
      <w:r>
        <w:rPr>
          <w:rFonts w:ascii="宋体" w:hAnsi="宋体" w:hint="eastAsia"/>
          <w:sz w:val="24"/>
        </w:rPr>
        <w:t>操作：学生信息的增肌、删除、修改</w:t>
      </w:r>
      <w:r w:rsidR="00315581">
        <w:rPr>
          <w:rFonts w:ascii="宋体" w:hAnsi="宋体" w:hint="eastAsia"/>
          <w:sz w:val="24"/>
        </w:rPr>
        <w:t>后都会返回主界面并查询所有信息后显示。</w:t>
      </w:r>
    </w:p>
    <w:p w14:paraId="12276660" w14:textId="7139EED0" w:rsidR="008005EF" w:rsidRDefault="00315581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本系统在管理员和教师界面，提供了学生信息的查询功能</w:t>
      </w:r>
      <w:r w:rsidR="008005EF">
        <w:rPr>
          <w:rFonts w:ascii="宋体" w:hAnsi="宋体" w:hint="eastAsia"/>
          <w:sz w:val="24"/>
        </w:rPr>
        <w:t>。并提供了学生学号和学生姓名两种不同的查询方式，提供多元化查询。如图4-17。</w:t>
      </w:r>
    </w:p>
    <w:p w14:paraId="0347F566" w14:textId="1C4CCB5D" w:rsidR="008005EF" w:rsidRDefault="008005EF" w:rsidP="008005EF">
      <w:pPr>
        <w:widowControl/>
        <w:jc w:val="center"/>
        <w:rPr>
          <w:rFonts w:ascii="宋体" w:hAnsi="宋体" w:cs="宋体"/>
          <w:kern w:val="0"/>
          <w:sz w:val="24"/>
        </w:rPr>
      </w:pPr>
      <w:r w:rsidRPr="008005EF">
        <w:rPr>
          <w:rFonts w:ascii="宋体" w:hAnsi="宋体" w:cs="宋体"/>
          <w:kern w:val="0"/>
          <w:sz w:val="24"/>
        </w:rPr>
        <w:fldChar w:fldCharType="begin"/>
      </w:r>
      <w:r w:rsidRPr="008005EF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"C:\\Users\\13296\\AppData\\Roaming\\Tencent\\Users\\1329669644\\QQ\\WinTemp\\RichOle\\8GIAR9)$DE})7Q6Z`DX](BX.png" \* MERGEFORMATINET </w:instrText>
      </w:r>
      <w:r w:rsidRPr="008005EF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"C:\\Users\\13296\\AppData\\Roaming\\Tencent\\Users\\1329669644\\QQ\\WinTemp\\RichOle\\8GIAR9)$DE})7Q6Z`DX](BX.png"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"C:\\Users\\13296\\Desktop\\AppData\\Roaming\\Tencent\\Users\\1329669644\\QQ\\WinTemp\\RichOle\\8GIAR9)$DE})7Q6Z`DX](BX.png"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</w:instrText>
      </w:r>
      <w:r w:rsidR="00CB2FDB">
        <w:rPr>
          <w:rFonts w:ascii="宋体" w:hAnsi="宋体" w:cs="宋体"/>
          <w:kern w:val="0"/>
          <w:sz w:val="24"/>
        </w:rPr>
        <w:instrText>Data\\Roaming\\Tencent\\Users\\1329669644\\QQ\\WinTemp\\RichOle\\8GIAR9)$DE})7Q6Z`DX](BX.png"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64754E41">
          <v:shape id="_x0000_i1045" type="#_x0000_t75" alt="" style="width:409.8pt;height:69pt">
            <v:imagedata r:id="rId60" r:href="rId61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8005EF">
        <w:rPr>
          <w:rFonts w:ascii="宋体" w:hAnsi="宋体" w:cs="宋体"/>
          <w:kern w:val="0"/>
          <w:sz w:val="24"/>
        </w:rPr>
        <w:fldChar w:fldCharType="end"/>
      </w:r>
    </w:p>
    <w:p w14:paraId="49227BD0" w14:textId="2480E685" w:rsidR="008005EF" w:rsidRPr="008005EF" w:rsidRDefault="008005EF" w:rsidP="008005EF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图4-17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学生信息的查询</w:t>
      </w:r>
    </w:p>
    <w:p w14:paraId="533B53FB" w14:textId="77777777" w:rsidR="008005EF" w:rsidRDefault="008005EF" w:rsidP="008005E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查询以表单提交，主要代码为：</w:t>
      </w:r>
    </w:p>
    <w:p w14:paraId="10ED2F8E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&lt;form id="selBtn" class="form-inline"               </w:t>
      </w:r>
    </w:p>
    <w:p w14:paraId="12CD7BD8" w14:textId="681A0DCC" w:rsidR="008005EF" w:rsidRPr="008005EF" w:rsidRDefault="008005EF" w:rsidP="008005EF">
      <w:pPr>
        <w:ind w:firstLineChars="200" w:firstLine="480"/>
        <w:rPr>
          <w:rFonts w:ascii="宋体" w:hAnsi="宋体"/>
          <w:sz w:val="24"/>
        </w:rPr>
      </w:pPr>
      <w:r w:rsidRPr="008005EF">
        <w:rPr>
          <w:rFonts w:ascii="Arial" w:hAnsi="Arial" w:cs="Arial"/>
          <w:sz w:val="24"/>
        </w:rPr>
        <w:t>action="${pageContext.request.contextPath}/student/queryStudent?name=${param.name}&amp;lim=${param.lim}"method="post" style="float: right"&gt;</w:t>
      </w:r>
    </w:p>
    <w:p w14:paraId="7014D074" w14:textId="41163B34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&lt;span style="color: red;font-weight: bold"&gt;</w:t>
      </w:r>
    </w:p>
    <w:p w14:paraId="698DDAD0" w14:textId="0CE9FF81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${error_queryStudent}</w:t>
      </w:r>
    </w:p>
    <w:p w14:paraId="02105454" w14:textId="07FBA187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&lt;/span&gt;</w:t>
      </w:r>
    </w:p>
    <w:p w14:paraId="477FCA2B" w14:textId="5B706B38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&lt;div class="form-group" style="font-size: 16px"&gt;</w:t>
      </w:r>
    </w:p>
    <w:p w14:paraId="0C7BC18C" w14:textId="02CE1F8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&lt;div class="radio-inline"&gt;</w:t>
      </w:r>
    </w:p>
    <w:p w14:paraId="7ADBAEC7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&lt;label&gt;&lt;input type="radio" name="optRadio" value="1" checked&gt;</w:t>
      </w:r>
    </w:p>
    <w:p w14:paraId="4C86C4FD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学号</w:t>
      </w:r>
    </w:p>
    <w:p w14:paraId="02BCCDE3" w14:textId="58CD06B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&lt;/label&gt;</w:t>
      </w:r>
    </w:p>
    <w:p w14:paraId="20332F85" w14:textId="58224A28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&lt;/div&gt;</w:t>
      </w:r>
    </w:p>
    <w:p w14:paraId="66B2C1AE" w14:textId="693FEE15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&lt;div class="radio-inline"&gt;</w:t>
      </w:r>
    </w:p>
    <w:p w14:paraId="72BD222D" w14:textId="549D831B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&lt;label&gt;&lt;input type="radio" name="optRadio" value="0"&gt;</w:t>
      </w:r>
      <w:r w:rsidRPr="008005EF">
        <w:rPr>
          <w:rFonts w:ascii="Arial" w:hAnsi="Arial" w:cs="Arial"/>
          <w:sz w:val="24"/>
        </w:rPr>
        <w:t>姓名</w:t>
      </w:r>
      <w:r w:rsidRPr="008005EF">
        <w:rPr>
          <w:rFonts w:ascii="Arial" w:hAnsi="Arial" w:cs="Arial"/>
          <w:sz w:val="24"/>
        </w:rPr>
        <w:t>&lt;/label&gt;</w:t>
      </w:r>
    </w:p>
    <w:p w14:paraId="5CD4FCC0" w14:textId="67C6A831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</w:t>
      </w:r>
      <w:r>
        <w:rPr>
          <w:rFonts w:ascii="Arial" w:hAnsi="Arial" w:cs="Arial"/>
          <w:sz w:val="24"/>
        </w:rPr>
        <w:t xml:space="preserve"> </w:t>
      </w:r>
      <w:r w:rsidRPr="008005EF">
        <w:rPr>
          <w:rFonts w:ascii="Arial" w:hAnsi="Arial" w:cs="Arial"/>
          <w:sz w:val="24"/>
        </w:rPr>
        <w:t>&lt;/div&gt;</w:t>
      </w:r>
    </w:p>
    <w:p w14:paraId="71F13ADF" w14:textId="707D9AD2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&lt;/div&gt;</w:t>
      </w:r>
    </w:p>
    <w:p w14:paraId="333FC841" w14:textId="77777777" w:rsid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&lt;input type="text" name="queryStuById" class="form-control" placeholder="</w:t>
      </w:r>
      <w:r w:rsidRPr="008005EF">
        <w:rPr>
          <w:rFonts w:ascii="Arial" w:hAnsi="Arial" w:cs="Arial"/>
          <w:sz w:val="24"/>
        </w:rPr>
        <w:t>请输入要查询的学号或姓名</w:t>
      </w:r>
      <w:r w:rsidRPr="008005EF">
        <w:rPr>
          <w:rFonts w:ascii="Arial" w:hAnsi="Arial" w:cs="Arial"/>
          <w:sz w:val="24"/>
        </w:rPr>
        <w:t xml:space="preserve">" </w:t>
      </w:r>
    </w:p>
    <w:p w14:paraId="3223A347" w14:textId="3115F16E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>Required</w:t>
      </w:r>
      <w:r>
        <w:rPr>
          <w:rFonts w:ascii="Arial" w:hAnsi="Arial" w:cs="Arial" w:hint="eastAsia"/>
          <w:sz w:val="24"/>
        </w:rPr>
        <w:t xml:space="preserve"> </w:t>
      </w:r>
      <w:r w:rsidRPr="008005EF">
        <w:rPr>
          <w:rFonts w:ascii="Arial" w:hAnsi="Arial" w:cs="Arial"/>
          <w:sz w:val="24"/>
        </w:rPr>
        <w:t>oninvalid="setCustomValidity('</w:t>
      </w:r>
      <w:r w:rsidRPr="008005EF">
        <w:rPr>
          <w:rFonts w:ascii="Arial" w:hAnsi="Arial" w:cs="Arial"/>
          <w:sz w:val="24"/>
        </w:rPr>
        <w:t>请输入学号或姓名</w:t>
      </w:r>
      <w:r w:rsidRPr="008005EF">
        <w:rPr>
          <w:rFonts w:ascii="Arial" w:hAnsi="Arial" w:cs="Arial"/>
          <w:sz w:val="24"/>
        </w:rPr>
        <w:t>')" oninput="setCustomValidity('')"&gt;</w:t>
      </w:r>
    </w:p>
    <w:p w14:paraId="1C3BB6A8" w14:textId="31DBD756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&lt;input type="submit" value="</w:t>
      </w:r>
      <w:r w:rsidRPr="008005EF">
        <w:rPr>
          <w:rFonts w:ascii="Arial" w:hAnsi="Arial" w:cs="Arial"/>
          <w:sz w:val="24"/>
        </w:rPr>
        <w:t>查询</w:t>
      </w:r>
      <w:r w:rsidRPr="008005EF">
        <w:rPr>
          <w:rFonts w:ascii="Arial" w:hAnsi="Arial" w:cs="Arial"/>
          <w:sz w:val="24"/>
        </w:rPr>
        <w:t>" class="btn btn-primary"&gt;</w:t>
      </w:r>
    </w:p>
    <w:p w14:paraId="1A93CD25" w14:textId="59E0D7EE" w:rsidR="008005EF" w:rsidRPr="008005EF" w:rsidRDefault="008005EF" w:rsidP="008005EF">
      <w:pPr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&lt;/form&gt;</w:t>
      </w:r>
    </w:p>
    <w:p w14:paraId="0CC44F2D" w14:textId="310C3D3F" w:rsid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提交的radio单选用“1”和“0”表示使用的查询方式，后台接收并判断调用不同的查询语句。</w:t>
      </w:r>
    </w:p>
    <w:p w14:paraId="3AF8B2FF" w14:textId="2515594B" w:rsid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72BBE13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005EF">
        <w:rPr>
          <w:rFonts w:ascii="宋体" w:hAnsi="宋体" w:hint="eastAsia"/>
          <w:sz w:val="24"/>
        </w:rPr>
        <w:t xml:space="preserve">    //查一个学生（ById或name</w:t>
      </w:r>
    </w:p>
    <w:p w14:paraId="2CBC2E4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宋体" w:hAnsi="宋体"/>
          <w:sz w:val="24"/>
        </w:rPr>
        <w:t xml:space="preserve">  </w:t>
      </w:r>
      <w:r w:rsidRPr="008005EF">
        <w:rPr>
          <w:rFonts w:ascii="Arial" w:hAnsi="Arial" w:cs="Arial"/>
          <w:sz w:val="24"/>
        </w:rPr>
        <w:t xml:space="preserve">  @RequestMapping("/queryStudent")</w:t>
      </w:r>
    </w:p>
    <w:p w14:paraId="4A48739F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lastRenderedPageBreak/>
        <w:t xml:space="preserve">    public String toUpdateStudent(@RequestParam(value = "queryStuById", required = false) String queryStuById, Model model, HttpServletRequest request) {</w:t>
      </w:r>
    </w:p>
    <w:p w14:paraId="58887114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String optRadio = request.getParameter("optRadio");</w:t>
      </w:r>
    </w:p>
    <w:p w14:paraId="0566EFB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if (optRadio.equals("1")) {</w:t>
      </w:r>
    </w:p>
    <w:p w14:paraId="59065AED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try {</w:t>
      </w:r>
    </w:p>
    <w:p w14:paraId="63DB191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int id = Integer.parseInt(queryStuById);</w:t>
      </w:r>
    </w:p>
    <w:p w14:paraId="675DEC14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List&lt;StuBaseInfo&gt; list = stuBaseInfoService.queryStudentById(id);</w:t>
      </w:r>
    </w:p>
    <w:p w14:paraId="1936B6FA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if (list.size() == 0) {</w:t>
      </w:r>
    </w:p>
    <w:p w14:paraId="6316440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查询无果</w:t>
      </w:r>
      <w:r w:rsidRPr="008005EF">
        <w:rPr>
          <w:rFonts w:ascii="Arial" w:hAnsi="Arial" w:cs="Arial"/>
          <w:sz w:val="24"/>
        </w:rPr>
        <w:t>");</w:t>
      </w:r>
    </w:p>
    <w:p w14:paraId="683C84A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 else {</w:t>
      </w:r>
    </w:p>
    <w:p w14:paraId="74B9D8C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查询成功</w:t>
      </w:r>
      <w:r w:rsidRPr="008005EF">
        <w:rPr>
          <w:rFonts w:ascii="Arial" w:hAnsi="Arial" w:cs="Arial"/>
          <w:sz w:val="24"/>
        </w:rPr>
        <w:t>");</w:t>
      </w:r>
    </w:p>
    <w:p w14:paraId="18BE2988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model.addAttribute("list", list);</w:t>
      </w:r>
    </w:p>
    <w:p w14:paraId="524BF4C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</w:t>
      </w:r>
    </w:p>
    <w:p w14:paraId="46FAAD91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 catch (Exception e) {</w:t>
      </w:r>
    </w:p>
    <w:p w14:paraId="19E178C2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model.addAttribute("error_queryStudent", "</w:t>
      </w:r>
      <w:r w:rsidRPr="008005EF">
        <w:rPr>
          <w:rFonts w:ascii="Arial" w:hAnsi="Arial" w:cs="Arial"/>
          <w:sz w:val="24"/>
        </w:rPr>
        <w:t>查找无果</w:t>
      </w:r>
      <w:r w:rsidRPr="008005EF">
        <w:rPr>
          <w:rFonts w:ascii="Arial" w:hAnsi="Arial" w:cs="Arial"/>
          <w:sz w:val="24"/>
        </w:rPr>
        <w:t>");</w:t>
      </w:r>
    </w:p>
    <w:p w14:paraId="79E25F39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</w:t>
      </w:r>
    </w:p>
    <w:p w14:paraId="7C6C091C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} else if (optRadio.equals("0")) {</w:t>
      </w:r>
    </w:p>
    <w:p w14:paraId="57A67DAB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try {</w:t>
      </w:r>
    </w:p>
    <w:p w14:paraId="292FE4C3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List&lt;StuBaseInfo&gt; list = stuBaseInfoService.queryStudentByName(queryStuById);</w:t>
      </w:r>
    </w:p>
    <w:p w14:paraId="2D67C5F0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if (list.size() == 0) {</w:t>
      </w:r>
    </w:p>
    <w:p w14:paraId="01214B6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查询无果</w:t>
      </w:r>
      <w:r w:rsidRPr="008005EF">
        <w:rPr>
          <w:rFonts w:ascii="Arial" w:hAnsi="Arial" w:cs="Arial"/>
          <w:sz w:val="24"/>
        </w:rPr>
        <w:t>");</w:t>
      </w:r>
    </w:p>
    <w:p w14:paraId="75565F4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 else {</w:t>
      </w:r>
    </w:p>
    <w:p w14:paraId="0D91C46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model.addAttribute("error_queryStudent", "</w:t>
      </w:r>
      <w:r w:rsidRPr="008005EF">
        <w:rPr>
          <w:rFonts w:ascii="Arial" w:hAnsi="Arial" w:cs="Arial"/>
          <w:sz w:val="24"/>
        </w:rPr>
        <w:t>查询成功</w:t>
      </w:r>
      <w:r w:rsidRPr="008005EF">
        <w:rPr>
          <w:rFonts w:ascii="Arial" w:hAnsi="Arial" w:cs="Arial"/>
          <w:sz w:val="24"/>
        </w:rPr>
        <w:t>");</w:t>
      </w:r>
    </w:p>
    <w:p w14:paraId="2C280C1E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    model.addAttribute("list", list);</w:t>
      </w:r>
    </w:p>
    <w:p w14:paraId="1765A1EF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}</w:t>
      </w:r>
    </w:p>
    <w:p w14:paraId="310208CB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 catch (Exception e) {</w:t>
      </w:r>
    </w:p>
    <w:p w14:paraId="36182BB6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    model.addAttribute("error_queryStudent", "</w:t>
      </w:r>
      <w:r w:rsidRPr="008005EF">
        <w:rPr>
          <w:rFonts w:ascii="Arial" w:hAnsi="Arial" w:cs="Arial"/>
          <w:sz w:val="24"/>
        </w:rPr>
        <w:t>查找无果</w:t>
      </w:r>
      <w:r w:rsidRPr="008005EF">
        <w:rPr>
          <w:rFonts w:ascii="Arial" w:hAnsi="Arial" w:cs="Arial"/>
          <w:sz w:val="24"/>
        </w:rPr>
        <w:t>");</w:t>
      </w:r>
    </w:p>
    <w:p w14:paraId="5851C865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    }</w:t>
      </w:r>
    </w:p>
    <w:p w14:paraId="5481BE61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}</w:t>
      </w:r>
    </w:p>
    <w:p w14:paraId="10717A77" w14:textId="77777777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    return "allStudent";</w:t>
      </w:r>
    </w:p>
    <w:p w14:paraId="3F0F61BF" w14:textId="6C73D7EE" w:rsidR="008005EF" w:rsidRPr="008005EF" w:rsidRDefault="008005EF" w:rsidP="008005EF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8005EF">
        <w:rPr>
          <w:rFonts w:ascii="Arial" w:hAnsi="Arial" w:cs="Arial"/>
          <w:sz w:val="24"/>
        </w:rPr>
        <w:t xml:space="preserve">    }</w:t>
      </w:r>
    </w:p>
    <w:p w14:paraId="65DC2F78" w14:textId="77777777" w:rsidR="00D94307" w:rsidRDefault="008005EF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查询后返回StuBaseInfo类型（不通页面类型不同）的List集合，在界面显示。</w:t>
      </w:r>
    </w:p>
    <w:p w14:paraId="5F4E061A" w14:textId="54C15827" w:rsidR="00E2600D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在查询所有信息并在table表格显示中，本系统支持分页设计，将以每页5组学生数据进行自动分页。</w:t>
      </w:r>
    </w:p>
    <w:p w14:paraId="185FAF68" w14:textId="071EB13F" w:rsidR="00D94307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分页使用MyBatis支持的PageHelper插件完成。</w:t>
      </w:r>
    </w:p>
    <w:p w14:paraId="3F827DBA" w14:textId="48E292CD" w:rsidR="00D94307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后台主要代码为：</w:t>
      </w:r>
    </w:p>
    <w:p w14:paraId="71CD7085" w14:textId="77777777" w:rsidR="00D94307" w:rsidRP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PageHelper.startPage(pg, 5);</w:t>
      </w:r>
    </w:p>
    <w:p w14:paraId="716288C9" w14:textId="77777777" w:rsidR="00D94307" w:rsidRP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PageInfo&lt;StuBaseInfo&gt; pageInfo = new PageInfo&lt;StuBaseInfo&gt;(list);</w:t>
      </w:r>
    </w:p>
    <w:p w14:paraId="479EEF34" w14:textId="5A20DD3C" w:rsidR="00D94307" w:rsidRDefault="00D94307" w:rsidP="00D94307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model.addAttribute("page", pageInfo);</w:t>
      </w:r>
    </w:p>
    <w:p w14:paraId="39D428BB" w14:textId="07DDD79F" w:rsidR="00D94307" w:rsidRDefault="00D94307" w:rsidP="00D94307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 w:rsidRPr="00D94307">
        <w:rPr>
          <w:rFonts w:ascii="宋体" w:hAnsi="宋体" w:cs="Arial" w:hint="eastAsia"/>
          <w:sz w:val="24"/>
        </w:rPr>
        <w:t>前端jsp页面进行接收和处理，主要代码为：</w:t>
      </w:r>
    </w:p>
    <w:p w14:paraId="579BE735" w14:textId="77777777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&lt;div style="text-align: center"&gt;</w:t>
      </w:r>
    </w:p>
    <w:p w14:paraId="1301B173" w14:textId="6616B788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当前第</w:t>
      </w:r>
      <w:r w:rsidRPr="00D94307">
        <w:rPr>
          <w:rFonts w:ascii="Arial" w:hAnsi="Arial" w:cs="Arial"/>
          <w:sz w:val="24"/>
        </w:rPr>
        <w:t>&lt;a href=""&gt;${page.pageNum}&lt;/a&gt;</w:t>
      </w:r>
      <w:r w:rsidRPr="00D94307">
        <w:rPr>
          <w:rFonts w:ascii="Arial" w:hAnsi="Arial" w:cs="Arial"/>
          <w:sz w:val="24"/>
        </w:rPr>
        <w:t>页</w:t>
      </w:r>
      <w:r w:rsidRPr="00D94307">
        <w:rPr>
          <w:rFonts w:ascii="Arial" w:hAnsi="Arial" w:cs="Arial"/>
          <w:sz w:val="24"/>
        </w:rPr>
        <w:t>,</w:t>
      </w:r>
      <w:r w:rsidRPr="00D94307">
        <w:rPr>
          <w:rFonts w:ascii="Arial" w:hAnsi="Arial" w:cs="Arial"/>
          <w:sz w:val="24"/>
        </w:rPr>
        <w:t>共</w:t>
      </w:r>
      <w:r w:rsidRPr="00D94307">
        <w:rPr>
          <w:rFonts w:ascii="Arial" w:hAnsi="Arial" w:cs="Arial"/>
          <w:sz w:val="24"/>
        </w:rPr>
        <w:t>&lt;a href=""&gt;${page.pages }&lt;/a&gt;</w:t>
      </w:r>
      <w:r w:rsidRPr="00D94307">
        <w:rPr>
          <w:rFonts w:ascii="Arial" w:hAnsi="Arial" w:cs="Arial"/>
          <w:sz w:val="24"/>
        </w:rPr>
        <w:t>页</w:t>
      </w:r>
      <w:r w:rsidRPr="00D94307">
        <w:rPr>
          <w:rFonts w:ascii="Arial" w:hAnsi="Arial" w:cs="Arial"/>
          <w:sz w:val="24"/>
        </w:rPr>
        <w:t>,</w:t>
      </w:r>
      <w:r w:rsidRPr="00D94307">
        <w:rPr>
          <w:rFonts w:ascii="Arial" w:hAnsi="Arial" w:cs="Arial"/>
          <w:sz w:val="24"/>
        </w:rPr>
        <w:t>总</w:t>
      </w:r>
      <w:r w:rsidRPr="00D94307">
        <w:rPr>
          <w:rFonts w:ascii="Arial" w:hAnsi="Arial" w:cs="Arial"/>
          <w:sz w:val="24"/>
        </w:rPr>
        <w:t>&lt;a href=""&gt;${page.total}&lt;/a&gt;</w:t>
      </w:r>
      <w:r w:rsidRPr="00D94307">
        <w:rPr>
          <w:rFonts w:ascii="Arial" w:hAnsi="Arial" w:cs="Arial"/>
          <w:sz w:val="24"/>
        </w:rPr>
        <w:t>条记录</w:t>
      </w:r>
    </w:p>
    <w:p w14:paraId="43015069" w14:textId="108BC05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&lt;nav aria-label="Page navigation"&gt;</w:t>
      </w:r>
    </w:p>
    <w:p w14:paraId="24769880" w14:textId="5C5F6F1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&lt;ul class="pagination"&gt;</w:t>
      </w:r>
    </w:p>
    <w:p w14:paraId="74C51D7F" w14:textId="5435FE9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4909776A" w14:textId="36744E3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href="${pageContext.request.contextPath}/student/allStudent?name=${param.name}&amp;lim=${param.lim}&amp;pg=1"&gt;</w:t>
      </w:r>
      <w:r w:rsidRPr="00D94307">
        <w:rPr>
          <w:rFonts w:ascii="Arial" w:hAnsi="Arial" w:cs="Arial"/>
          <w:sz w:val="24"/>
        </w:rPr>
        <w:t>首页</w:t>
      </w:r>
      <w:r w:rsidRPr="00D94307">
        <w:rPr>
          <w:rFonts w:ascii="Arial" w:hAnsi="Arial" w:cs="Arial"/>
          <w:sz w:val="24"/>
        </w:rPr>
        <w:t>&lt;/a&gt;</w:t>
      </w:r>
    </w:p>
    <w:p w14:paraId="0B36F51A" w14:textId="26E903F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5665A6E2" w14:textId="544939B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test="${page.hasPreviousPage}"&gt;</w:t>
      </w:r>
    </w:p>
    <w:p w14:paraId="14C00E09" w14:textId="1837594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26E73242" w14:textId="1E67C23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href="${pageContext.request.contextPath}/student/allStudent?name=${param.name}&amp;lim=${param.lim}&amp;pg=${page.pageNum-1}"&gt;</w:t>
      </w:r>
      <w:r w:rsidRPr="00D94307">
        <w:rPr>
          <w:rFonts w:ascii="Arial" w:hAnsi="Arial" w:cs="Arial"/>
          <w:sz w:val="24"/>
        </w:rPr>
        <w:t>上一页</w:t>
      </w:r>
      <w:r w:rsidRPr="00D94307">
        <w:rPr>
          <w:rFonts w:ascii="Arial" w:hAnsi="Arial" w:cs="Arial"/>
          <w:sz w:val="24"/>
        </w:rPr>
        <w:t>&lt;/a&gt;</w:t>
      </w:r>
    </w:p>
    <w:p w14:paraId="0E7FD04B" w14:textId="0D91B8C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58667734" w14:textId="2A698D9F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6DF7FB4D" w14:textId="2E6AC78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5D70AB03" w14:textId="5174894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&lt;c:forEach items="${page.navigatepageNums }" var="page_Nums"&gt;</w:t>
      </w:r>
    </w:p>
    <w:p w14:paraId="465D7D9D" w14:textId="7EC3A52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test="${page_Nums==page.pageNum }"&gt;</w:t>
      </w:r>
    </w:p>
    <w:p w14:paraId="0BA8BC9E" w14:textId="32A40876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 class="active"&gt;</w:t>
      </w:r>
    </w:p>
    <w:p w14:paraId="63589EF0" w14:textId="59E5665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href="#"&gt;${page_Nums}&lt;/a&gt;</w:t>
      </w:r>
    </w:p>
    <w:p w14:paraId="59D6371A" w14:textId="5094F346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0A0CB917" w14:textId="7D45971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25255643" w14:textId="71C19B27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test="${page_Nums!=page.pageNum }"&gt;</w:t>
      </w:r>
    </w:p>
    <w:p w14:paraId="246B16F1" w14:textId="2B6A0CB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3B5BE3C8" w14:textId="1E75E74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lastRenderedPageBreak/>
        <w:t>&lt;a href="${pageContext.request.contextPath}/student/allStudent?name=${param.name}&amp;lim=${param.lim}&amp;pg=${page_Nums}"&gt;${page_Nums}&lt;/a&gt;</w:t>
      </w:r>
    </w:p>
    <w:p w14:paraId="4F3E4D64" w14:textId="2C37384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242BD816" w14:textId="5D761A2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410D86E7" w14:textId="16D67D19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&lt;/c:forEach&gt;</w:t>
      </w:r>
    </w:p>
    <w:p w14:paraId="3EFD2DA0" w14:textId="3D89F8A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11CC2793" w14:textId="71141C71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&lt;c:if test="${page.hasNextPage}"&gt;</w:t>
      </w:r>
    </w:p>
    <w:p w14:paraId="6016DAB6" w14:textId="2B9400BB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67D16DAD" w14:textId="67ECCC24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href="${pageContext.request.contextPath}/student/allStudent?name=${param.name}&amp;lim=${param.lim}&amp;pg=${page.pageNum+1}"</w:t>
      </w:r>
    </w:p>
    <w:p w14:paraId="686985D3" w14:textId="0260627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aria-label="Next"&gt;</w:t>
      </w:r>
      <w:r w:rsidRPr="00D94307">
        <w:rPr>
          <w:rFonts w:ascii="Arial" w:hAnsi="Arial" w:cs="Arial"/>
          <w:sz w:val="24"/>
        </w:rPr>
        <w:t>下一页</w:t>
      </w:r>
      <w:r w:rsidRPr="00D94307">
        <w:rPr>
          <w:rFonts w:ascii="Arial" w:hAnsi="Arial" w:cs="Arial"/>
          <w:sz w:val="24"/>
        </w:rPr>
        <w:t>&lt;/a&gt;</w:t>
      </w:r>
    </w:p>
    <w:p w14:paraId="333FD2C9" w14:textId="46AF0DFB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32862869" w14:textId="44B83558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&lt;/c:if&gt;</w:t>
      </w:r>
    </w:p>
    <w:p w14:paraId="5FC9113E" w14:textId="69E355AC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&lt;li&gt;</w:t>
      </w:r>
    </w:p>
    <w:p w14:paraId="3FA77434" w14:textId="515A861E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&lt;a href="${pageContext.request.contextPath}/student/allStudent?name=${param.name}&amp;lim=${param.lim}&amp;pg=${page.pages}"&gt;</w:t>
      </w:r>
      <w:r w:rsidRPr="00D94307">
        <w:rPr>
          <w:rFonts w:ascii="Arial" w:hAnsi="Arial" w:cs="Arial"/>
          <w:sz w:val="24"/>
        </w:rPr>
        <w:t>末页</w:t>
      </w:r>
      <w:r w:rsidRPr="00D94307">
        <w:rPr>
          <w:rFonts w:ascii="Arial" w:hAnsi="Arial" w:cs="Arial"/>
          <w:sz w:val="24"/>
        </w:rPr>
        <w:t>&lt;/a&gt;</w:t>
      </w:r>
    </w:p>
    <w:p w14:paraId="1621D253" w14:textId="18D8168D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&lt;/li&gt;</w:t>
      </w:r>
    </w:p>
    <w:p w14:paraId="2A8E6F0E" w14:textId="34E5D70C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&lt;/ul&gt;</w:t>
      </w:r>
    </w:p>
    <w:p w14:paraId="354728B4" w14:textId="7077A732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&lt;/nav&gt;</w:t>
      </w:r>
    </w:p>
    <w:p w14:paraId="64A596EC" w14:textId="39562013" w:rsidR="00D94307" w:rsidRPr="00D94307" w:rsidRDefault="00D94307" w:rsidP="00D94307">
      <w:pPr>
        <w:spacing w:line="400" w:lineRule="exact"/>
        <w:ind w:firstLineChars="200" w:firstLine="480"/>
        <w:jc w:val="left"/>
        <w:rPr>
          <w:rFonts w:ascii="Arial" w:hAnsi="Arial" w:cs="Arial"/>
          <w:sz w:val="24"/>
        </w:rPr>
      </w:pPr>
      <w:r w:rsidRPr="00D94307">
        <w:rPr>
          <w:rFonts w:ascii="Arial" w:hAnsi="Arial" w:cs="Arial"/>
          <w:sz w:val="24"/>
        </w:rPr>
        <w:t>&lt;/div&gt;</w:t>
      </w:r>
    </w:p>
    <w:p w14:paraId="55A28247" w14:textId="0C1FDB44" w:rsidR="00D94307" w:rsidRDefault="000721C6" w:rsidP="00D94307">
      <w:pPr>
        <w:spacing w:line="400" w:lineRule="exact"/>
        <w:ind w:firstLineChars="200" w:firstLine="480"/>
        <w:rPr>
          <w:rFonts w:ascii="宋体" w:hAnsi="宋体" w:cs="Arial"/>
          <w:sz w:val="24"/>
        </w:rPr>
      </w:pPr>
      <w:r>
        <w:rPr>
          <w:rFonts w:ascii="宋体" w:hAnsi="宋体" w:cs="Arial" w:hint="eastAsia"/>
          <w:sz w:val="24"/>
        </w:rPr>
        <w:t>分页效果如图4-18</w:t>
      </w:r>
    </w:p>
    <w:p w14:paraId="3D2B7893" w14:textId="4184F5E9" w:rsidR="000721C6" w:rsidRDefault="000721C6" w:rsidP="000721C6">
      <w:pPr>
        <w:widowControl/>
        <w:jc w:val="left"/>
        <w:rPr>
          <w:rFonts w:ascii="宋体" w:hAnsi="宋体" w:cs="宋体"/>
          <w:kern w:val="0"/>
          <w:sz w:val="24"/>
        </w:rPr>
      </w:pPr>
      <w:r w:rsidRPr="000721C6">
        <w:rPr>
          <w:rFonts w:ascii="宋体" w:hAnsi="宋体" w:cs="宋体"/>
          <w:kern w:val="0"/>
          <w:sz w:val="24"/>
        </w:rPr>
        <w:fldChar w:fldCharType="begin"/>
      </w:r>
      <w:r w:rsidRPr="000721C6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"C:\\Users\\13296\\AppData\\Roaming\\Tencent\\Users\\1329669644\\QQ\\WinTemp\\RichOle\\KP(1WVV]84ZOA]6J%I5MR71.png" \* MERGEFORMATINET </w:instrText>
      </w:r>
      <w:r w:rsidRPr="000721C6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"C:\\Users\\13296\\AppData\\Roaming\\Tencent\\Users\\1329669644\\QQ\\WinTemp\\RichOle\\KP(1WVV]84ZOA]6J%I5MR71.png"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"C:\\Users\\13296\\Desktop\\AppData\\Roaming\\Tencent\\Users\\1329669644\\QQ\\WinTemp\\RichOle\\KP(1WVV]84ZOA]6J%I5MR71.png"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"C:\\Users\\13296\\Desktop\\AppData\\Roaming\\Tencent\\Users\\1329669644\\QQ\\WinTemp\\RichOle\\KP(1WVV]84ZOA]6J%I5MR71.png"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ECAAB8C">
          <v:shape id="_x0000_i1046" type="#_x0000_t75" alt="" style="width:450.6pt;height:186pt">
            <v:imagedata r:id="rId62" r:href="rId6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0721C6">
        <w:rPr>
          <w:rFonts w:ascii="宋体" w:hAnsi="宋体" w:cs="宋体"/>
          <w:kern w:val="0"/>
          <w:sz w:val="24"/>
        </w:rPr>
        <w:fldChar w:fldCharType="end"/>
      </w:r>
    </w:p>
    <w:p w14:paraId="4A1ABA1E" w14:textId="032978B4" w:rsidR="000721C6" w:rsidRPr="000721C6" w:rsidRDefault="000721C6" w:rsidP="000721C6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图4-18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分页结果显示</w:t>
      </w:r>
    </w:p>
    <w:p w14:paraId="614DC5EE" w14:textId="0628D853" w:rsidR="0032366A" w:rsidRPr="00C573BB" w:rsidRDefault="0032366A" w:rsidP="00C573BB">
      <w:pPr>
        <w:pStyle w:val="2"/>
        <w:spacing w:before="0" w:after="0" w:line="360" w:lineRule="auto"/>
        <w:rPr>
          <w:b w:val="0"/>
          <w:bCs w:val="0"/>
          <w:sz w:val="28"/>
          <w:szCs w:val="28"/>
        </w:rPr>
      </w:pPr>
      <w:bookmarkStart w:id="67" w:name="_Toc43456441"/>
      <w:r w:rsidRPr="00C573BB">
        <w:rPr>
          <w:rFonts w:cs="Arial"/>
          <w:b w:val="0"/>
          <w:bCs w:val="0"/>
          <w:sz w:val="28"/>
          <w:szCs w:val="28"/>
        </w:rPr>
        <w:lastRenderedPageBreak/>
        <w:t>4.8</w:t>
      </w:r>
      <w:r w:rsidRPr="00C573BB">
        <w:rPr>
          <w:b w:val="0"/>
          <w:bCs w:val="0"/>
          <w:sz w:val="28"/>
          <w:szCs w:val="28"/>
        </w:rPr>
        <w:t xml:space="preserve"> </w:t>
      </w:r>
      <w:r w:rsidR="00D94307" w:rsidRPr="00C573BB">
        <w:rPr>
          <w:b w:val="0"/>
          <w:bCs w:val="0"/>
          <w:sz w:val="28"/>
          <w:szCs w:val="28"/>
        </w:rPr>
        <w:t>学生信息的导出</w:t>
      </w:r>
      <w:bookmarkEnd w:id="67"/>
    </w:p>
    <w:p w14:paraId="777B280B" w14:textId="3B7C9CA0" w:rsidR="008005EF" w:rsidRPr="000721C6" w:rsidRDefault="00D94307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0721C6">
        <w:rPr>
          <w:rFonts w:ascii="宋体" w:hAnsi="宋体" w:hint="eastAsia"/>
          <w:sz w:val="24"/>
        </w:rPr>
        <w:t>本系统支持学生信息的导出，用户可以选择以excel格式导出。在每个信息界面，点击导出按钮即可对当前页面信息进行导出下载。</w:t>
      </w:r>
    </w:p>
    <w:p w14:paraId="36917553" w14:textId="4CBE3E49" w:rsidR="00D94307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0721C6">
        <w:rPr>
          <w:rFonts w:ascii="宋体" w:hAnsi="宋体" w:hint="eastAsia"/>
          <w:sz w:val="24"/>
        </w:rPr>
        <w:t>使用jQuery来点击导出按钮并跳转到controller层</w:t>
      </w:r>
      <w:r>
        <w:rPr>
          <w:rFonts w:ascii="宋体" w:hAnsi="宋体" w:hint="eastAsia"/>
          <w:sz w:val="24"/>
        </w:rPr>
        <w:t>对应的请求。请求调用utils工具类中的StuInfoToExcel类，主要代码为：</w:t>
      </w:r>
    </w:p>
    <w:p w14:paraId="117DD5F9" w14:textId="77777777" w:rsidR="007E556C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public HSSFWorkbook exStuBaseInfoToExcel(List&lt;StuBaseInfo&gt; stuBaseInfo) </w:t>
      </w:r>
    </w:p>
    <w:p w14:paraId="3EDA2C63" w14:textId="4EB50496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>{</w:t>
      </w:r>
    </w:p>
    <w:p w14:paraId="52E5A3B6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HSSFWorkbook wb = new HSSFWorkbook();</w:t>
      </w:r>
    </w:p>
    <w:p w14:paraId="4EC65D7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HSSFSheet sheet =wb.createSheet("</w:t>
      </w:r>
      <w:r w:rsidRPr="000721C6">
        <w:rPr>
          <w:rFonts w:ascii="Arial" w:hAnsi="Arial" w:cs="Arial"/>
          <w:sz w:val="24"/>
        </w:rPr>
        <w:t>学生基本信息</w:t>
      </w:r>
      <w:r w:rsidRPr="000721C6">
        <w:rPr>
          <w:rFonts w:ascii="Arial" w:hAnsi="Arial" w:cs="Arial"/>
          <w:sz w:val="24"/>
        </w:rPr>
        <w:t>");</w:t>
      </w:r>
    </w:p>
    <w:p w14:paraId="2AFCDB6D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HSSFRow row = sheet.createRow(0);</w:t>
      </w:r>
    </w:p>
    <w:p w14:paraId="417AB0B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row.createCell(0).setCellValue("</w:t>
      </w:r>
      <w:r w:rsidRPr="000721C6">
        <w:rPr>
          <w:rFonts w:ascii="Arial" w:hAnsi="Arial" w:cs="Arial"/>
          <w:sz w:val="24"/>
        </w:rPr>
        <w:t>学号</w:t>
      </w:r>
      <w:r w:rsidRPr="000721C6">
        <w:rPr>
          <w:rFonts w:ascii="Arial" w:hAnsi="Arial" w:cs="Arial"/>
          <w:sz w:val="24"/>
        </w:rPr>
        <w:t>");</w:t>
      </w:r>
    </w:p>
    <w:p w14:paraId="1ADA9807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row.createCell(1).setCellValue("</w:t>
      </w:r>
      <w:r w:rsidRPr="000721C6">
        <w:rPr>
          <w:rFonts w:ascii="Arial" w:hAnsi="Arial" w:cs="Arial"/>
          <w:sz w:val="24"/>
        </w:rPr>
        <w:t>姓名</w:t>
      </w:r>
      <w:r w:rsidRPr="000721C6">
        <w:rPr>
          <w:rFonts w:ascii="Arial" w:hAnsi="Arial" w:cs="Arial"/>
          <w:sz w:val="24"/>
        </w:rPr>
        <w:t>");</w:t>
      </w:r>
    </w:p>
    <w:p w14:paraId="4F0710D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row.createCell(2).setCellValue("</w:t>
      </w:r>
      <w:r w:rsidRPr="000721C6">
        <w:rPr>
          <w:rFonts w:ascii="Arial" w:hAnsi="Arial" w:cs="Arial"/>
          <w:sz w:val="24"/>
        </w:rPr>
        <w:t>性别</w:t>
      </w:r>
      <w:r w:rsidRPr="000721C6">
        <w:rPr>
          <w:rFonts w:ascii="Arial" w:hAnsi="Arial" w:cs="Arial"/>
          <w:sz w:val="24"/>
        </w:rPr>
        <w:t>");</w:t>
      </w:r>
    </w:p>
    <w:p w14:paraId="5D1D1EAE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row.createCell(3).setCellValue("</w:t>
      </w:r>
      <w:r w:rsidRPr="000721C6">
        <w:rPr>
          <w:rFonts w:ascii="Arial" w:hAnsi="Arial" w:cs="Arial"/>
          <w:sz w:val="24"/>
        </w:rPr>
        <w:t>年龄</w:t>
      </w:r>
      <w:r w:rsidRPr="000721C6">
        <w:rPr>
          <w:rFonts w:ascii="Arial" w:hAnsi="Arial" w:cs="Arial"/>
          <w:sz w:val="24"/>
        </w:rPr>
        <w:t>");</w:t>
      </w:r>
    </w:p>
    <w:p w14:paraId="412EE39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row.createCell(4).setCellValue("</w:t>
      </w:r>
      <w:r w:rsidRPr="000721C6">
        <w:rPr>
          <w:rFonts w:ascii="Arial" w:hAnsi="Arial" w:cs="Arial"/>
          <w:sz w:val="24"/>
        </w:rPr>
        <w:t>专业</w:t>
      </w:r>
      <w:r w:rsidRPr="000721C6">
        <w:rPr>
          <w:rFonts w:ascii="Arial" w:hAnsi="Arial" w:cs="Arial"/>
          <w:sz w:val="24"/>
        </w:rPr>
        <w:t>");</w:t>
      </w:r>
    </w:p>
    <w:p w14:paraId="3EDEAED0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//</w:t>
      </w:r>
      <w:r w:rsidRPr="000721C6">
        <w:rPr>
          <w:rFonts w:ascii="Arial" w:hAnsi="Arial" w:cs="Arial"/>
          <w:sz w:val="24"/>
        </w:rPr>
        <w:t>导入数据</w:t>
      </w:r>
    </w:p>
    <w:p w14:paraId="7FE544E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for(int i=0;i&lt;stuBaseInfo.size();i++){</w:t>
      </w:r>
    </w:p>
    <w:p w14:paraId="1991BFAB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row=sheet.createRow(i+1);</w:t>
      </w:r>
    </w:p>
    <w:p w14:paraId="0772C3F0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StuBaseInfo stuBaseInfo1 = stuBaseInfo.get(i);</w:t>
      </w:r>
    </w:p>
    <w:p w14:paraId="58D3863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row.createCell(0).setCellValue(stuBaseInfo1.getStuId());</w:t>
      </w:r>
    </w:p>
    <w:p w14:paraId="45D1808A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row.createCell(1).setCellValue(stuBaseInfo1.getStuName());</w:t>
      </w:r>
    </w:p>
    <w:p w14:paraId="113D18AF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row.createCell(2).setCellValue(stuBaseInfo1.getStuSex());</w:t>
      </w:r>
    </w:p>
    <w:p w14:paraId="6FE8B04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row.createCell(3).setCellValue(stuBaseInfo1.getStuAge());</w:t>
      </w:r>
    </w:p>
    <w:p w14:paraId="4CBFE1FF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    row.createCell(4).setCellValue(stuBaseInfo1.getStuMaj());</w:t>
      </w:r>
    </w:p>
    <w:p w14:paraId="784DC8AD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}</w:t>
      </w:r>
    </w:p>
    <w:p w14:paraId="5B189B45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return wb;</w:t>
      </w:r>
    </w:p>
    <w:p w14:paraId="396843FF" w14:textId="5A097ACF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}</w:t>
      </w:r>
    </w:p>
    <w:p w14:paraId="64749229" w14:textId="67182C66" w:rsidR="007E556C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在controller层处理请求</w:t>
      </w:r>
      <w:r w:rsidR="007E556C">
        <w:rPr>
          <w:rFonts w:ascii="宋体" w:hAnsi="宋体" w:hint="eastAsia"/>
          <w:sz w:val="24"/>
        </w:rPr>
        <w:t>。</w:t>
      </w:r>
    </w:p>
    <w:p w14:paraId="437660DF" w14:textId="74F7E0B6" w:rsidR="000721C6" w:rsidRDefault="000721C6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主要代码为：</w:t>
      </w:r>
    </w:p>
    <w:p w14:paraId="1AECFD06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@RequestMapping("/exToExcel")</w:t>
      </w:r>
    </w:p>
    <w:p w14:paraId="41571870" w14:textId="77777777" w:rsidR="007E556C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public void exToExcel(HttpServletRequest request,HttpServletResponse response) throws IOException</w:t>
      </w:r>
    </w:p>
    <w:p w14:paraId="10B39B3C" w14:textId="256C2869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{</w:t>
      </w:r>
    </w:p>
    <w:p w14:paraId="55570E4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lastRenderedPageBreak/>
        <w:t xml:space="preserve">        List&lt;StuBaseInfo&gt; list = stuBaseInfoService.queryAllStudent();</w:t>
      </w:r>
    </w:p>
    <w:p w14:paraId="07CBD6EC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stuInfoToExcel = new StuInfoToExcel();</w:t>
      </w:r>
    </w:p>
    <w:p w14:paraId="3200CB6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HSSFWorkbook wb = stuInfoToExcel.exStuBaseInfoToExcel(list);</w:t>
      </w:r>
    </w:p>
    <w:p w14:paraId="638782E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String fileName = "</w:t>
      </w:r>
      <w:r w:rsidRPr="000721C6">
        <w:rPr>
          <w:rFonts w:ascii="Arial" w:hAnsi="Arial" w:cs="Arial"/>
          <w:sz w:val="24"/>
        </w:rPr>
        <w:t>学生基本信息</w:t>
      </w:r>
      <w:r w:rsidRPr="000721C6">
        <w:rPr>
          <w:rFonts w:ascii="Arial" w:hAnsi="Arial" w:cs="Arial"/>
          <w:sz w:val="24"/>
        </w:rPr>
        <w:t>.xls";</w:t>
      </w:r>
    </w:p>
    <w:p w14:paraId="60B503D9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fileName = new String(fileName.getBytes("gb2312"),"ISO-8859-1");</w:t>
      </w:r>
    </w:p>
    <w:p w14:paraId="1B617D51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response.setContentType("application/vnd.ms-excel");</w:t>
      </w:r>
    </w:p>
    <w:p w14:paraId="06114BF8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response.setHeader("Content-disposition", "attachment;filename="+fileName);</w:t>
      </w:r>
    </w:p>
    <w:p w14:paraId="609C1DC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 outputStream = response.getOutputStream();</w:t>
      </w:r>
    </w:p>
    <w:p w14:paraId="602EDCA4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wb.write(outputStream);</w:t>
      </w:r>
    </w:p>
    <w:p w14:paraId="00D363C3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outputStream.flush();</w:t>
      </w:r>
    </w:p>
    <w:p w14:paraId="48A6DDB2" w14:textId="77777777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    outputStream.close();</w:t>
      </w:r>
    </w:p>
    <w:p w14:paraId="120A905E" w14:textId="4493D5CC" w:rsidR="000721C6" w:rsidRPr="000721C6" w:rsidRDefault="000721C6" w:rsidP="000721C6">
      <w:pPr>
        <w:spacing w:line="400" w:lineRule="exact"/>
        <w:ind w:firstLineChars="200" w:firstLine="480"/>
        <w:rPr>
          <w:rFonts w:ascii="Arial" w:hAnsi="Arial" w:cs="Arial"/>
          <w:sz w:val="24"/>
        </w:rPr>
      </w:pPr>
      <w:r w:rsidRPr="000721C6">
        <w:rPr>
          <w:rFonts w:ascii="Arial" w:hAnsi="Arial" w:cs="Arial"/>
          <w:sz w:val="24"/>
        </w:rPr>
        <w:t xml:space="preserve">    }</w:t>
      </w:r>
    </w:p>
    <w:p w14:paraId="50B4DB45" w14:textId="251F739B" w:rsidR="000721C6" w:rsidRDefault="00B953E9" w:rsidP="008005EF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导出信息下载</w:t>
      </w:r>
      <w:r w:rsidR="00CD4C33">
        <w:rPr>
          <w:rFonts w:ascii="宋体" w:hAnsi="宋体" w:hint="eastAsia"/>
          <w:sz w:val="24"/>
        </w:rPr>
        <w:t>如图4-19</w:t>
      </w:r>
    </w:p>
    <w:p w14:paraId="344AD9A1" w14:textId="35797152" w:rsidR="00CD4C33" w:rsidRDefault="00CD4C33" w:rsidP="00CD4C33">
      <w:pPr>
        <w:widowControl/>
        <w:jc w:val="center"/>
        <w:rPr>
          <w:rFonts w:ascii="宋体" w:hAnsi="宋体" w:cs="宋体"/>
          <w:kern w:val="0"/>
          <w:sz w:val="24"/>
        </w:rPr>
      </w:pPr>
      <w:r w:rsidRPr="00CD4C33">
        <w:rPr>
          <w:rFonts w:ascii="宋体" w:hAnsi="宋体" w:cs="宋体"/>
          <w:kern w:val="0"/>
          <w:sz w:val="24"/>
        </w:rPr>
        <w:fldChar w:fldCharType="begin"/>
      </w:r>
      <w:r w:rsidRPr="00CD4C33">
        <w:rPr>
          <w:rFonts w:ascii="宋体" w:hAnsi="宋体" w:cs="宋体"/>
          <w:kern w:val="0"/>
          <w:sz w:val="24"/>
        </w:rPr>
        <w:instrText xml:space="preserve"> INCLUDEPICTURE "D:\\QQ文档\\1329669644\\Image\\C2C\\UQWLOXX_O42187`VT7P41%Y.png" \* MERGEFORMATINET </w:instrText>
      </w:r>
      <w:r w:rsidRPr="00CD4C33">
        <w:rPr>
          <w:rFonts w:ascii="宋体" w:hAnsi="宋体" w:cs="宋体"/>
          <w:kern w:val="0"/>
          <w:sz w:val="24"/>
        </w:rPr>
        <w:fldChar w:fldCharType="separate"/>
      </w:r>
      <w:r w:rsidR="007E556C">
        <w:rPr>
          <w:rFonts w:ascii="宋体" w:hAnsi="宋体" w:cs="宋体"/>
          <w:kern w:val="0"/>
          <w:sz w:val="24"/>
        </w:rPr>
        <w:fldChar w:fldCharType="begin"/>
      </w:r>
      <w:r w:rsidR="007E556C">
        <w:rPr>
          <w:rFonts w:ascii="宋体" w:hAnsi="宋体" w:cs="宋体"/>
          <w:kern w:val="0"/>
          <w:sz w:val="24"/>
        </w:rPr>
        <w:instrText xml:space="preserve"> INCLUDEPICTURE  "D:\\QQ文档\\1329669644\\Image\\C2C\\UQWLOXX_O42187`VT7P41%Y.png" \* MERGEFORMATINET </w:instrText>
      </w:r>
      <w:r w:rsid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"D:\\QQ文档\\1329669644\\Image\\C2C\\UQWLOXX_O42187`VT7P41%Y.png"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"D:\\QQ</w:instrText>
      </w:r>
      <w:r w:rsidR="00CB2FDB">
        <w:rPr>
          <w:rFonts w:ascii="宋体" w:hAnsi="宋体" w:cs="宋体"/>
          <w:kern w:val="0"/>
          <w:sz w:val="24"/>
        </w:rPr>
        <w:instrText>文档</w:instrText>
      </w:r>
      <w:r w:rsidR="00CB2FDB">
        <w:rPr>
          <w:rFonts w:ascii="宋体" w:hAnsi="宋体" w:cs="宋体"/>
          <w:kern w:val="0"/>
          <w:sz w:val="24"/>
        </w:rPr>
        <w:instrText>\\1329669644\\Image\\C2C\\UQWLOXX_O42187`VT7P41%Y.png"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68B97CA">
          <v:shape id="_x0000_i1047" type="#_x0000_t75" alt="" style="width:468.6pt;height:259.2pt">
            <v:imagedata r:id="rId64" r:href="rId65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="007E556C">
        <w:rPr>
          <w:rFonts w:ascii="宋体" w:hAnsi="宋体" w:cs="宋体"/>
          <w:kern w:val="0"/>
          <w:sz w:val="24"/>
        </w:rPr>
        <w:fldChar w:fldCharType="end"/>
      </w:r>
      <w:r w:rsidRPr="00CD4C33">
        <w:rPr>
          <w:rFonts w:ascii="宋体" w:hAnsi="宋体" w:cs="宋体"/>
          <w:kern w:val="0"/>
          <w:sz w:val="24"/>
        </w:rPr>
        <w:fldChar w:fldCharType="end"/>
      </w:r>
    </w:p>
    <w:p w14:paraId="0EFD18A8" w14:textId="56654442" w:rsidR="00CD4C33" w:rsidRPr="00CD4C33" w:rsidRDefault="00CD4C33" w:rsidP="00CD4C3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图4-19</w:t>
      </w:r>
      <w:r>
        <w:rPr>
          <w:rFonts w:ascii="宋体" w:hAnsi="宋体" w:cs="宋体"/>
          <w:kern w:val="0"/>
          <w:sz w:val="24"/>
        </w:rPr>
        <w:t xml:space="preserve"> </w:t>
      </w:r>
      <w:r w:rsidR="00B953E9">
        <w:rPr>
          <w:rFonts w:ascii="宋体" w:hAnsi="宋体" w:cs="宋体" w:hint="eastAsia"/>
          <w:kern w:val="0"/>
          <w:sz w:val="24"/>
        </w:rPr>
        <w:t>导出信息下载</w:t>
      </w:r>
    </w:p>
    <w:p w14:paraId="7774977B" w14:textId="3FCE6AC5" w:rsidR="000721C6" w:rsidRDefault="000721C6" w:rsidP="00843816">
      <w:pPr>
        <w:spacing w:line="400" w:lineRule="exact"/>
        <w:rPr>
          <w:rFonts w:ascii="宋体" w:hAnsi="宋体"/>
          <w:sz w:val="24"/>
        </w:rPr>
      </w:pPr>
    </w:p>
    <w:p w14:paraId="6CE2D2DE" w14:textId="54C07D8B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779D10BD" w14:textId="08260E2E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36FAC138" w14:textId="586FB60A" w:rsidR="007E556C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50A7839C" w14:textId="77777777" w:rsidR="007E556C" w:rsidRPr="000721C6" w:rsidRDefault="007E556C" w:rsidP="00843816">
      <w:pPr>
        <w:spacing w:line="400" w:lineRule="exact"/>
        <w:rPr>
          <w:rFonts w:ascii="宋体" w:hAnsi="宋体"/>
          <w:sz w:val="24"/>
        </w:rPr>
      </w:pPr>
    </w:p>
    <w:p w14:paraId="03D1E047" w14:textId="2FAB60AB" w:rsidR="007E556C" w:rsidRPr="007E556C" w:rsidRDefault="008005EF" w:rsidP="007E556C">
      <w:pPr>
        <w:pStyle w:val="2"/>
        <w:spacing w:before="0" w:after="0" w:line="360" w:lineRule="auto"/>
        <w:rPr>
          <w:sz w:val="28"/>
          <w:szCs w:val="28"/>
        </w:rPr>
      </w:pPr>
      <w:bookmarkStart w:id="68" w:name="_Toc43456442"/>
      <w:r w:rsidRPr="00C573BB">
        <w:rPr>
          <w:rFonts w:cs="Arial"/>
          <w:b w:val="0"/>
          <w:bCs w:val="0"/>
          <w:sz w:val="28"/>
          <w:szCs w:val="28"/>
        </w:rPr>
        <w:lastRenderedPageBreak/>
        <w:t>4.9</w:t>
      </w:r>
      <w:r w:rsidRPr="00C573BB">
        <w:rPr>
          <w:sz w:val="28"/>
          <w:szCs w:val="28"/>
        </w:rPr>
        <w:t xml:space="preserve"> </w:t>
      </w:r>
      <w:r w:rsidRPr="00C573BB">
        <w:rPr>
          <w:rFonts w:hint="eastAsia"/>
          <w:b w:val="0"/>
          <w:bCs w:val="0"/>
          <w:sz w:val="28"/>
          <w:szCs w:val="28"/>
        </w:rPr>
        <w:t>软件使用说明</w:t>
      </w:r>
      <w:bookmarkEnd w:id="68"/>
    </w:p>
    <w:p w14:paraId="0FD17B02" w14:textId="38D6D21D" w:rsidR="007E556C" w:rsidRPr="007E556C" w:rsidRDefault="007E556C" w:rsidP="00C573B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1、用户登录</w:t>
      </w:r>
    </w:p>
    <w:p w14:paraId="24477AA7" w14:textId="6CE042E8" w:rsidR="007E556C" w:rsidRPr="007E556C" w:rsidRDefault="007E556C" w:rsidP="00C573BB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输入正确用户名和密码点击登录，图4-20</w:t>
      </w:r>
    </w:p>
    <w:p w14:paraId="3A9B7524" w14:textId="087EC163" w:rsidR="007E556C" w:rsidRPr="007E556C" w:rsidRDefault="007E556C" w:rsidP="007E556C">
      <w:pPr>
        <w:widowControl/>
        <w:jc w:val="center"/>
        <w:rPr>
          <w:rFonts w:ascii="宋体" w:hAnsi="宋体" w:cs="宋体"/>
          <w:kern w:val="0"/>
          <w:sz w:val="24"/>
        </w:rPr>
      </w:pPr>
      <w:r w:rsidRPr="007E556C">
        <w:rPr>
          <w:rFonts w:ascii="宋体" w:hAnsi="宋体" w:cs="宋体"/>
          <w:kern w:val="0"/>
          <w:sz w:val="24"/>
        </w:rPr>
        <w:fldChar w:fldCharType="begin"/>
      </w:r>
      <w:r w:rsidRPr="007E556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"C:\\Users\\13296\\AppData\\Roaming\\Tencent\\Users\\1329669644\\QQ\\WinTemp\\RichOle\\)D6F[(NDVN5[9~OH$N53_8J.png" \* MERGEFORMATINET </w:instrText>
      </w:r>
      <w:r w:rsidRPr="007E556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"C:\\Users\\13296\\Desktop\\AppData\\Roaming\\Tencent\\Users\\1329669644\\QQ\\WinTemp\\RichOle\\)D6F[(NDVN5[9~OH$N53_8J.png"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"C:\\Users\\13296\\Desktop\\AppData\\Roaming\\Tencent\\Users\\1329669644\\QQ\\WinTemp\\RichOle\\)D6F[(NDVN5[9~OH$N53_8J.png"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B75A083">
          <v:shape id="_x0000_i1048" type="#_x0000_t75" alt="" style="width:375.6pt;height:252pt">
            <v:imagedata r:id="rId66" r:href="rId67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7E556C">
        <w:rPr>
          <w:rFonts w:ascii="宋体" w:hAnsi="宋体" w:cs="宋体"/>
          <w:kern w:val="0"/>
          <w:sz w:val="24"/>
        </w:rPr>
        <w:fldChar w:fldCharType="end"/>
      </w:r>
    </w:p>
    <w:p w14:paraId="0F86D143" w14:textId="207D8D65" w:rsidR="007E556C" w:rsidRDefault="007E556C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7E556C">
        <w:rPr>
          <w:rFonts w:ascii="宋体" w:hAnsi="宋体" w:hint="eastAsia"/>
          <w:sz w:val="24"/>
        </w:rPr>
        <w:t>图4-20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用户登录</w:t>
      </w:r>
    </w:p>
    <w:p w14:paraId="0BA62F3D" w14:textId="18F05C11" w:rsidR="00AB6741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若登陆失败，会出现红色提示，用户名或密码错误，如图4-21</w:t>
      </w:r>
    </w:p>
    <w:p w14:paraId="7C25768A" w14:textId="39AA77BF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"C:\\Users\\13296\\AppData\\Roaming\\Tencent\\Users\\1329669644\\QQ\\WinTemp\\RichOle\\VPAZ}6TDM3QI_)2}{@SHD)C.png"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"C:\\Users\\13296\\Desktop\\AppData\\Roaming\\Tencent\\Users\\1329669644\\QQ\\WinTemp\\RichOle\\VPAZ}6TDM3QI_)2}{@SHD)C.png"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"C:\\Users\\13296\\Desktop\\AppData\\Roaming\\Tencent\\Users\\1329669644\\QQ\\WinTemp\\RichOle\\VPAZ}6TDM3QI_)2}{@SHD)C.png" \* MERGEFORMATINE</w:instrText>
      </w:r>
      <w:r w:rsidR="00CB2FDB">
        <w:rPr>
          <w:rFonts w:ascii="宋体" w:hAnsi="宋体" w:cs="宋体"/>
          <w:kern w:val="0"/>
          <w:sz w:val="24"/>
        </w:rPr>
        <w:instrText>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631B625">
          <v:shape id="_x0000_i1049" type="#_x0000_t75" alt="" style="width:369.6pt;height:277.8pt">
            <v:imagedata r:id="rId68" r:href="rId69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5808BCBC" w14:textId="26A66CDF" w:rsid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图4-21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登陆失败</w:t>
      </w:r>
    </w:p>
    <w:p w14:paraId="66ACED10" w14:textId="77777777" w:rsidR="00AB6741" w:rsidRPr="007E556C" w:rsidRDefault="00AB6741" w:rsidP="00AB6741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4997D9E8" w14:textId="4A2386F6" w:rsidR="007E556C" w:rsidRDefault="00AB6741" w:rsidP="00AB6741">
      <w:pPr>
        <w:spacing w:line="400" w:lineRule="exact"/>
        <w:ind w:firstLineChars="200" w:firstLine="480"/>
        <w:rPr>
          <w:sz w:val="24"/>
        </w:rPr>
      </w:pPr>
      <w:r w:rsidRPr="00AB6741">
        <w:rPr>
          <w:rFonts w:ascii="宋体" w:hAnsi="宋体" w:hint="eastAsia"/>
          <w:sz w:val="24"/>
        </w:rPr>
        <w:lastRenderedPageBreak/>
        <w:t>2、登陆成功，进入学生信息管理系统主界面，图4-2</w:t>
      </w:r>
      <w:r>
        <w:rPr>
          <w:rFonts w:ascii="宋体" w:hAnsi="宋体" w:hint="eastAsia"/>
          <w:sz w:val="24"/>
        </w:rPr>
        <w:t>2</w:t>
      </w:r>
    </w:p>
    <w:p w14:paraId="6DF7BD5A" w14:textId="173B67EA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"C:\\Users\\13296\\AppData\\Roaming\\Tencent\\Users\\1329669644\\QQ\\WinTemp\\RichOle\\~`NU8]Y1PV98`TZ@N%AUM~L.png"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"C:\\Users\\13296\\Desktop\\AppData\\Roaming\\Tencent\\Users\\1329669644\\QQ\\WinTemp\\RichOle\\~`NU8]Y1PV98`TZ@N%AUM~L.png"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"C:\\Users\\13296\\Desktop\\AppData\\Roaming\\Tencent\\Users\\1329669644\\QQ\\WinTemp\\RichOle\\~`NU8]Y1PV98`TZ@N%AUM~L.png"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6CCF763C">
          <v:shape id="_x0000_i1050" type="#_x0000_t75" alt="" style="width:445.2pt;height:239.4pt">
            <v:imagedata r:id="rId70" r:href="rId71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4F3777A7" w14:textId="1688B56E" w:rsidR="00AB6741" w:rsidRP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图4-22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系统主界面</w:t>
      </w:r>
    </w:p>
    <w:p w14:paraId="48C3F43C" w14:textId="1DC64FE1" w:rsidR="00AB6741" w:rsidRDefault="00AB6741" w:rsidP="00AB6741">
      <w:pPr>
        <w:spacing w:line="400" w:lineRule="exact"/>
        <w:ind w:firstLineChars="200" w:firstLine="480"/>
        <w:rPr>
          <w:sz w:val="24"/>
        </w:rPr>
      </w:pPr>
      <w:r w:rsidRPr="00AB6741">
        <w:rPr>
          <w:rFonts w:ascii="宋体" w:hAnsi="宋体" w:hint="eastAsia"/>
          <w:sz w:val="24"/>
        </w:rPr>
        <w:t>3、管理员添加学生信息，图4-23</w:t>
      </w:r>
    </w:p>
    <w:p w14:paraId="77A8DB14" w14:textId="26AA2E99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"C:\\Users\\13296\\AppData\\Roaming\\Tencent\\Users\\1329669644\\QQ\\WinTemp\\RichOle\\8JJ${UFG9V76DS)JT{Q%H9K.png"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"C:\\Users\\13296\\Desktop\\AppData\\Roaming\\Tencent\\Users\\1329669644\\QQ\\WinTemp\\RichOle\\8JJ${UFG9V76DS)JT{Q%H9K.png"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"C:\\Users\\13296\\Desktop\\AppData\\Roaming\\Tencent\\Users\\1329669644\\QQ\\WinTemp\\RichOle\\8JJ${UFG9V76DS)JT{Q%H9K.png"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0DBB483">
          <v:shape id="_x0000_i1051" type="#_x0000_t75" alt="" style="width:420.6pt;height:331.8pt">
            <v:imagedata r:id="rId72" r:href="rId7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5BF3355E" w14:textId="1673ECD8" w:rsidR="00AB6741" w:rsidRPr="00AB6741" w:rsidRDefault="00AB6741" w:rsidP="00AB6741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图4-23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添加学生信息</w:t>
      </w:r>
    </w:p>
    <w:p w14:paraId="3E0CB146" w14:textId="3A1C9F53" w:rsidR="00AB6741" w:rsidRDefault="00AB6741" w:rsidP="00AB6741">
      <w:pPr>
        <w:spacing w:line="400" w:lineRule="exact"/>
        <w:ind w:firstLineChars="200" w:firstLine="480"/>
        <w:rPr>
          <w:sz w:val="24"/>
        </w:rPr>
      </w:pPr>
    </w:p>
    <w:p w14:paraId="7718F6BC" w14:textId="0E877093" w:rsidR="00AB6741" w:rsidRPr="006F5C4B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lastRenderedPageBreak/>
        <w:t>添加成功：出现成功提示，图4-24</w:t>
      </w:r>
    </w:p>
    <w:p w14:paraId="15D74096" w14:textId="2B7A134D" w:rsidR="00AB6741" w:rsidRPr="00AB6741" w:rsidRDefault="00AB6741" w:rsidP="00AB6741">
      <w:pPr>
        <w:widowControl/>
        <w:jc w:val="center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"C:\\Users\\13296\\AppData\\Roaming\\Tencent\\Users\\1329669644\\QQ\\WinTemp\\RichOle\\[]]IE{$EK9IZYFYG04]6SQT.png"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"C:\\Users\\13296\\Desktop\\AppData\\Roaming\\Tencent\\Users\\1329669644\\QQ\\WinTemp\\RichOle\\[]]IE{$EK9IZYFYG04]6SQT.png"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"C:\\Users\\13296\\Desktop\\AppData\\Roaming\\Tencent\\Users\\1329669644\\QQ\\WinTemp\\RichOle\\[]]IE{$EK9IZYFYG04]6SQT.png"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5D580C28">
          <v:shape id="_x0000_i1052" type="#_x0000_t75" alt="" style="width:446.4pt;height:269.4pt">
            <v:imagedata r:id="rId74" r:href="rId75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4D9241D3" w14:textId="054336A9" w:rsidR="00AB6741" w:rsidRDefault="00AB6741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 w:rsidRPr="00AB6741">
        <w:rPr>
          <w:rFonts w:ascii="宋体" w:hAnsi="宋体" w:hint="eastAsia"/>
          <w:sz w:val="24"/>
        </w:rPr>
        <w:t>图4-24</w:t>
      </w:r>
      <w:r w:rsidRPr="00AB6741">
        <w:rPr>
          <w:rFonts w:ascii="宋体" w:hAnsi="宋体"/>
          <w:sz w:val="24"/>
        </w:rPr>
        <w:t xml:space="preserve"> </w:t>
      </w:r>
      <w:r w:rsidRPr="00AB6741">
        <w:rPr>
          <w:rFonts w:ascii="宋体" w:hAnsi="宋体" w:hint="eastAsia"/>
          <w:sz w:val="24"/>
        </w:rPr>
        <w:t>添加成功</w:t>
      </w:r>
    </w:p>
    <w:p w14:paraId="7E94A205" w14:textId="77777777" w:rsidR="006F5C4B" w:rsidRPr="00AB6741" w:rsidRDefault="006F5C4B" w:rsidP="00AB6741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1A56EFC1" w14:textId="7F555245" w:rsidR="00AB6741" w:rsidRPr="006F5C4B" w:rsidRDefault="00AB6741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t>添加失败：出现失败提示</w:t>
      </w:r>
      <w:r w:rsidR="006F5C4B" w:rsidRPr="006F5C4B">
        <w:rPr>
          <w:rFonts w:ascii="宋体" w:hAnsi="宋体" w:hint="eastAsia"/>
          <w:sz w:val="24"/>
        </w:rPr>
        <w:t>，图4-25</w:t>
      </w:r>
    </w:p>
    <w:p w14:paraId="67890FCB" w14:textId="3D84A9E3" w:rsidR="00AB6741" w:rsidRPr="00AB6741" w:rsidRDefault="00AB6741" w:rsidP="00AB6741">
      <w:pPr>
        <w:widowControl/>
        <w:jc w:val="left"/>
        <w:rPr>
          <w:rFonts w:ascii="宋体" w:hAnsi="宋体" w:cs="宋体"/>
          <w:kern w:val="0"/>
          <w:sz w:val="24"/>
        </w:rPr>
      </w:pPr>
      <w:r w:rsidRPr="00AB6741">
        <w:rPr>
          <w:rFonts w:ascii="宋体" w:hAnsi="宋体" w:cs="宋体"/>
          <w:kern w:val="0"/>
          <w:sz w:val="24"/>
        </w:rPr>
        <w:fldChar w:fldCharType="begin"/>
      </w:r>
      <w:r w:rsidRPr="00AB674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"C:\\Users\\13296\\AppData\\Roaming\\Tencent\\Users\\1329669644\\QQ\\WinTemp\\RichOle\\]HXAJFEVVV1A7]1IGY2$W}8.png" \* MERGEFORMATINET </w:instrText>
      </w:r>
      <w:r w:rsidRPr="00AB674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"C:\\Users\\13296\\Desktop\\AppData\\Roaming\\Tencent\\Users\\1329669644\\QQ\\WinTemp\\RichOle\\]HXAJFEVVV1A7]1IGY2$W}8.png"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"C:\\Users\\13296\\Desktop\\AppData\\Roaming\\Tencent\\Users\\1329669644\\QQ\\WinTemp\\RichOle\\]HXAJFEVVV1A7]1IGY2$W}8.png"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9B172AC">
          <v:shape id="_x0000_i1053" type="#_x0000_t75" alt="" style="width:466.2pt;height:279.6pt">
            <v:imagedata r:id="rId76" r:href="rId77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AB6741">
        <w:rPr>
          <w:rFonts w:ascii="宋体" w:hAnsi="宋体" w:cs="宋体"/>
          <w:kern w:val="0"/>
          <w:sz w:val="24"/>
        </w:rPr>
        <w:fldChar w:fldCharType="end"/>
      </w:r>
    </w:p>
    <w:p w14:paraId="29096904" w14:textId="3FE76E20" w:rsidR="00AB6741" w:rsidRPr="006F5C4B" w:rsidRDefault="006F5C4B" w:rsidP="006F5C4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6F5C4B">
        <w:rPr>
          <w:rFonts w:ascii="宋体" w:hAnsi="宋体" w:hint="eastAsia"/>
          <w:sz w:val="24"/>
        </w:rPr>
        <w:t>图4-25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添加失败</w:t>
      </w:r>
    </w:p>
    <w:p w14:paraId="6FC748FC" w14:textId="4B47E082" w:rsidR="00AB6741" w:rsidRDefault="00AB6741" w:rsidP="00AB6741">
      <w:pPr>
        <w:spacing w:line="400" w:lineRule="exact"/>
        <w:ind w:firstLineChars="200" w:firstLine="480"/>
        <w:rPr>
          <w:sz w:val="24"/>
        </w:rPr>
      </w:pPr>
    </w:p>
    <w:p w14:paraId="1F7CC9E6" w14:textId="6DBF109E" w:rsidR="00AB6741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rFonts w:hint="eastAsia"/>
          <w:sz w:val="24"/>
        </w:rPr>
        <w:t>、管理员修改学生信息，如图</w:t>
      </w:r>
      <w:r>
        <w:rPr>
          <w:rFonts w:hint="eastAsia"/>
          <w:sz w:val="24"/>
        </w:rPr>
        <w:t>4-26</w:t>
      </w:r>
      <w:r>
        <w:rPr>
          <w:rFonts w:hint="eastAsia"/>
          <w:sz w:val="24"/>
        </w:rPr>
        <w:t>修改学号为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的信息，年龄</w:t>
      </w:r>
      <w:r>
        <w:rPr>
          <w:rFonts w:hint="eastAsia"/>
          <w:sz w:val="24"/>
        </w:rPr>
        <w:t>22</w:t>
      </w:r>
      <w:r>
        <w:rPr>
          <w:rFonts w:hint="eastAsia"/>
          <w:sz w:val="24"/>
        </w:rPr>
        <w:t>改为</w:t>
      </w:r>
      <w:r>
        <w:rPr>
          <w:rFonts w:hint="eastAsia"/>
          <w:sz w:val="24"/>
        </w:rPr>
        <w:t>23</w:t>
      </w:r>
    </w:p>
    <w:p w14:paraId="7C522788" w14:textId="18696DB6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"C:\\Users\\13296\\AppData\\Roaming\\Tencent\\Users\\1329669644\\QQ\\WinTemp\\RichOle\\_UCUB33%NXBVDWNI`V)`(9V.png"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"C:\\Users\\13296\\Desktop\\AppData\\Roaming\\Tencent\\Users\\1329669644\\QQ\\WinTemp\\RichOle\\_UCUB33%NXBVDWNI`V)`(9V.png"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</w:instrText>
      </w:r>
      <w:r w:rsidR="00CB2FDB">
        <w:rPr>
          <w:rFonts w:ascii="宋体" w:hAnsi="宋体" w:cs="宋体"/>
          <w:kern w:val="0"/>
          <w:sz w:val="24"/>
        </w:rPr>
        <w:instrText>\_UCUB33%NXBVDWNI`V)`(9V.png"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C1C7F72">
          <v:shape id="_x0000_i1054" type="#_x0000_t75" alt="" style="width:414pt;height:317.4pt">
            <v:imagedata r:id="rId78" r:href="rId79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0D08C7BA" w14:textId="1FA28D80" w:rsidR="00862A1E" w:rsidRDefault="00862A1E" w:rsidP="00862A1E">
      <w:pPr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4-26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修改学生信息</w:t>
      </w:r>
    </w:p>
    <w:p w14:paraId="3A1B2BAF" w14:textId="77777777" w:rsidR="00557BFC" w:rsidRDefault="00557BFC" w:rsidP="00862A1E">
      <w:pPr>
        <w:ind w:firstLineChars="200" w:firstLine="480"/>
        <w:jc w:val="center"/>
        <w:rPr>
          <w:sz w:val="24"/>
        </w:rPr>
      </w:pPr>
    </w:p>
    <w:p w14:paraId="285E8802" w14:textId="1D70B09E" w:rsidR="006F5C4B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修改成功，出现成功提示，图</w:t>
      </w:r>
      <w:r>
        <w:rPr>
          <w:rFonts w:hint="eastAsia"/>
          <w:sz w:val="24"/>
        </w:rPr>
        <w:t>4-27</w:t>
      </w:r>
    </w:p>
    <w:p w14:paraId="1A385BE2" w14:textId="6608B507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"C:\\Users\\13296\\AppData\\Roaming\\Tencent\\Users\\1329669644\\QQ\\WinTemp\\RichOle\\QR495N_4J7FVT6]_K99BQEA.png"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"C:\\Users\\13296\\Desktop\\AppData\\Roaming\\Tencent\\Users\\1329669644\\QQ\\WinTemp\\RichOle\\QR495N_4J7FVT6]_K99BQEA.png"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</w:instrText>
      </w:r>
      <w:r w:rsidR="00CB2FDB">
        <w:rPr>
          <w:rFonts w:ascii="宋体" w:hAnsi="宋体" w:cs="宋体"/>
          <w:kern w:val="0"/>
          <w:sz w:val="24"/>
        </w:rPr>
        <w:instrText>Ole\\QR495N_4J7FVT6]_K99BQEA.png"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2644031E">
          <v:shape id="_x0000_i1055" type="#_x0000_t75" alt="" style="width:410.4pt;height:277.8pt">
            <v:imagedata r:id="rId80" r:href="rId81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0734670F" w14:textId="2C414D9E" w:rsidR="00862A1E" w:rsidRDefault="00862A1E" w:rsidP="00862A1E">
      <w:pPr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4-27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修改成功</w:t>
      </w:r>
    </w:p>
    <w:p w14:paraId="57566089" w14:textId="604B7958" w:rsidR="006F5C4B" w:rsidRDefault="006F5C4B" w:rsidP="00AB6741">
      <w:pPr>
        <w:spacing w:line="400" w:lineRule="exact"/>
        <w:ind w:firstLineChars="200" w:firstLine="480"/>
        <w:rPr>
          <w:sz w:val="24"/>
        </w:rPr>
      </w:pPr>
    </w:p>
    <w:p w14:paraId="4A7B01BB" w14:textId="77777777" w:rsidR="00862A1E" w:rsidRDefault="00862A1E" w:rsidP="00AB6741">
      <w:pPr>
        <w:spacing w:line="400" w:lineRule="exact"/>
        <w:ind w:firstLineChars="200" w:firstLine="480"/>
        <w:rPr>
          <w:sz w:val="24"/>
        </w:rPr>
      </w:pPr>
    </w:p>
    <w:p w14:paraId="6524AF45" w14:textId="3166F8A5" w:rsidR="006F5C4B" w:rsidRDefault="00862A1E" w:rsidP="00AB6741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修改失败，出现失败提示，图</w:t>
      </w:r>
      <w:r>
        <w:rPr>
          <w:rFonts w:hint="eastAsia"/>
          <w:sz w:val="24"/>
        </w:rPr>
        <w:t>4-28</w:t>
      </w:r>
    </w:p>
    <w:p w14:paraId="242607B9" w14:textId="3986EC15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"C:\\Users\\13296\\AppData\\Roaming\\Tencent\\Users\\1329669644\\QQ\\WinTemp\\RichOle\\F5)NV[3D(H3S`2ZQ1]Y)5OW.png"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"C:\\Users\\13296\\Desktop\\AppData\\Roaming\\Tencent\\Users\\1329669644\\QQ\\WinTemp\\RichOle\\F5)NV[3D(H3S`2ZQ1]Y)5OW.png"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"C:\\Users\\13296\\Desktop\\AppData\\Roaming\\Tencent\\Users\\1329669644\\QQ\\WinTemp\\RichOle\\F5)NV[3D(H3S`2ZQ1]Y)5OW.png"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6C556C3B">
          <v:shape id="_x0000_i1056" type="#_x0000_t75" alt="" style="width:440.4pt;height:252.6pt">
            <v:imagedata r:id="rId82" r:href="rId8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565D9573" w14:textId="6026256A" w:rsidR="00862A1E" w:rsidRDefault="00862A1E" w:rsidP="00862A1E">
      <w:pPr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4-28</w:t>
      </w:r>
      <w:r>
        <w:rPr>
          <w:sz w:val="24"/>
        </w:rPr>
        <w:t xml:space="preserve"> </w:t>
      </w:r>
      <w:r>
        <w:rPr>
          <w:rFonts w:hint="eastAsia"/>
          <w:sz w:val="24"/>
        </w:rPr>
        <w:t>修改失败</w:t>
      </w:r>
    </w:p>
    <w:p w14:paraId="32764267" w14:textId="77777777" w:rsidR="00862A1E" w:rsidRDefault="00862A1E" w:rsidP="00862A1E">
      <w:pPr>
        <w:ind w:firstLineChars="200" w:firstLine="480"/>
        <w:jc w:val="center"/>
        <w:rPr>
          <w:sz w:val="24"/>
        </w:rPr>
      </w:pPr>
    </w:p>
    <w:p w14:paraId="1F31CAE0" w14:textId="4269ADBD" w:rsidR="00862A1E" w:rsidRPr="00862A1E" w:rsidRDefault="00862A1E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5、管理员删除学生信息，图4-29</w:t>
      </w:r>
      <w:r>
        <w:rPr>
          <w:rFonts w:ascii="宋体" w:hAnsi="宋体" w:hint="eastAsia"/>
          <w:sz w:val="24"/>
        </w:rPr>
        <w:t>，删除学生学号为12的学生信息</w:t>
      </w:r>
    </w:p>
    <w:p w14:paraId="2C4D5C94" w14:textId="39D251BF" w:rsid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"C:\\Users\\13296\\AppData\\Roaming\\Tencent\\Users\\1329669644\\QQ\\WinTemp\\RichOle\\)0G0]DO$UV5E)@(3TL341EA.png"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"C:\\Users\\13296\\Desktop\\AppData\\Roaming\\Tencent\\Users\\1329669644\\QQ\\WinTemp\\RichOle\\)0G0]DO$UV5E)@(3TL341EA.png"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"C:\\Users\\13296\\Desktop\\AppData\\Roaming\\Tencent\\Users\\1329669644\\QQ\\WinTemp\\RichOle\\)0G0]DO$UV5E)@(3TL341EA.png"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76B594B">
          <v:shape id="_x0000_i1057" type="#_x0000_t75" alt="" style="width:473.4pt;height:298.2pt">
            <v:imagedata r:id="rId84" r:href="rId85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51CA1807" w14:textId="77777777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</w:p>
    <w:p w14:paraId="0B843C22" w14:textId="5305C7EB" w:rsidR="00862A1E" w:rsidRPr="00862A1E" w:rsidRDefault="00862A1E" w:rsidP="00862A1E">
      <w:pPr>
        <w:ind w:firstLineChars="200" w:firstLine="480"/>
        <w:jc w:val="center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图4-29</w:t>
      </w:r>
      <w:r w:rsidRPr="00862A1E">
        <w:rPr>
          <w:rFonts w:ascii="宋体" w:hAnsi="宋体"/>
          <w:sz w:val="24"/>
        </w:rPr>
        <w:t xml:space="preserve"> </w:t>
      </w:r>
      <w:r w:rsidRPr="00862A1E">
        <w:rPr>
          <w:rFonts w:ascii="宋体" w:hAnsi="宋体" w:hint="eastAsia"/>
          <w:sz w:val="24"/>
        </w:rPr>
        <w:t>删除学生信息</w:t>
      </w:r>
    </w:p>
    <w:p w14:paraId="050F643E" w14:textId="49073C40" w:rsidR="00862A1E" w:rsidRPr="00862A1E" w:rsidRDefault="00862A1E" w:rsidP="00862A1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删除成功，图4-30</w:t>
      </w:r>
    </w:p>
    <w:p w14:paraId="39DBED9F" w14:textId="1BC9A5F3" w:rsid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"C:\\Users\\13296\\AppData\\Roaming\\Tencent\\Users\\1329669644\\QQ\\WinTemp\\RichOle\\6VK7}A%(1LA{P[RD$)WC1TU.png"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"C:\\Users\\13296\\Desktop\\AppData\\Roaming\\Tencent\\Users\\1329669644\\QQ\\WinTemp\\RichOle\\6VK7}A%(1LA{P[RD$)WC1TU.png"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"C:\\Users\\13296\\Desktop\\AppData\\Roaming\\Tencent\\Users\\1329669644\\QQ\\WinTemp\\RichOle\\6VK7}A%(1LA{P[RD$)WC1TU.png"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1852C1A7">
          <v:shape id="_x0000_i1058" type="#_x0000_t75" alt="" style="width:433.2pt;height:279pt">
            <v:imagedata r:id="rId86" r:href="rId87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6FA34932" w14:textId="4DA3358A" w:rsidR="00862A1E" w:rsidRDefault="00862A1E" w:rsidP="00862A1E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图4-30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删除成功</w:t>
      </w:r>
    </w:p>
    <w:p w14:paraId="0949CE12" w14:textId="77777777" w:rsidR="00557BFC" w:rsidRPr="00862A1E" w:rsidRDefault="00557BFC" w:rsidP="00862A1E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</w:p>
    <w:p w14:paraId="2C4E7326" w14:textId="3708F544" w:rsidR="00862A1E" w:rsidRDefault="00862A1E" w:rsidP="00862A1E">
      <w:pPr>
        <w:ind w:firstLineChars="200" w:firstLine="480"/>
        <w:rPr>
          <w:rFonts w:ascii="宋体" w:hAnsi="宋体"/>
          <w:sz w:val="24"/>
        </w:rPr>
      </w:pPr>
      <w:r w:rsidRPr="00862A1E">
        <w:rPr>
          <w:rFonts w:ascii="宋体" w:hAnsi="宋体" w:hint="eastAsia"/>
          <w:sz w:val="24"/>
        </w:rPr>
        <w:t>删除失败，图4-31</w:t>
      </w:r>
    </w:p>
    <w:p w14:paraId="4511751D" w14:textId="117E5345" w:rsidR="00862A1E" w:rsidRPr="00862A1E" w:rsidRDefault="00862A1E" w:rsidP="00862A1E">
      <w:pPr>
        <w:widowControl/>
        <w:jc w:val="center"/>
        <w:rPr>
          <w:rFonts w:ascii="宋体" w:hAnsi="宋体" w:cs="宋体"/>
          <w:kern w:val="0"/>
          <w:sz w:val="24"/>
        </w:rPr>
      </w:pPr>
      <w:r w:rsidRPr="00862A1E">
        <w:rPr>
          <w:rFonts w:ascii="宋体" w:hAnsi="宋体" w:cs="宋体"/>
          <w:kern w:val="0"/>
          <w:sz w:val="24"/>
        </w:rPr>
        <w:fldChar w:fldCharType="begin"/>
      </w:r>
      <w:r w:rsidRPr="00862A1E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"C:\\Users\\13296\\AppData\\Roaming\\Tencent\\Users\\1329669644\\QQ\\WinTemp\\RichOle\\L]2P(T7}NP{{]J3SFCY@Y9I.png" \* MERGEFORMATINET </w:instrText>
      </w:r>
      <w:r w:rsidRPr="00862A1E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"C:\\Users\\13296\\Desktop\\AppData\\Roaming\\Tencent\\Users\\1329669644\\QQ\\WinTemp\\RichOle\\L]2P(T7}NP{{]J3SFCY@Y9I.png"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"C:\\Users\\13296\\Desktop\\AppData\\Roaming\\Tencent\\Users\\1329669644\\QQ\\WinTemp\\RichOle\\L]2P(T7}NP{{]J3SFCY@Y9I.png"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41AA8086">
          <v:shape id="_x0000_i1059" type="#_x0000_t75" alt="" style="width:421.8pt;height:279pt">
            <v:imagedata r:id="rId88" r:href="rId89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862A1E">
        <w:rPr>
          <w:rFonts w:ascii="宋体" w:hAnsi="宋体" w:cs="宋体"/>
          <w:kern w:val="0"/>
          <w:sz w:val="24"/>
        </w:rPr>
        <w:fldChar w:fldCharType="end"/>
      </w:r>
    </w:p>
    <w:p w14:paraId="6DB5F031" w14:textId="7EA3FC07" w:rsidR="00862A1E" w:rsidRPr="00862A1E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删除失败</w:t>
      </w:r>
    </w:p>
    <w:p w14:paraId="5392526D" w14:textId="784D8FBA" w:rsidR="00862A1E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6、管理员查询学生信息，图4-32</w:t>
      </w:r>
    </w:p>
    <w:p w14:paraId="1486AFC6" w14:textId="49415802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"C:\\Users\\13296\\AppData\\Roaming\\Tencent\\Users\\1329669644\\QQ\\WinTemp\\RichOle\\R[T_25B@6J5)%Q[$@Q5S~$N.png"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"C:\\Users\\13296\\Desktop\\AppData\\Roaming\\Tencent\\Users\\1329669644\\QQ\\WinTemp\\RichOle\\R[T_25B@6J5)%Q[$@Q5S~$N.png"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"C:\\Users\\13296\\Desktop\\AppData\\Roaming\\Tencent\\Users\\1329669644\\QQ\\WinTemp\\RichOle\\R[T_25B@6J5)%Q[$@Q5S~$N.png"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D056F2C">
          <v:shape id="_x0000_i1060" type="#_x0000_t75" alt="" style="width:429pt;height:203.4pt">
            <v:imagedata r:id="rId90" r:href="rId91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528FD937" w14:textId="36C912DC" w:rsidR="00557BFC" w:rsidRDefault="00557BFC" w:rsidP="00557BF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查询学号为1的学生信息</w:t>
      </w:r>
    </w:p>
    <w:p w14:paraId="5AE5444F" w14:textId="77777777" w:rsidR="00557BFC" w:rsidRPr="00862A1E" w:rsidRDefault="00557BFC" w:rsidP="00557BF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32A759C1" w14:textId="7C6DEC9F" w:rsidR="00862A1E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查询成功，图4-33</w:t>
      </w:r>
    </w:p>
    <w:p w14:paraId="40BD926F" w14:textId="2D671973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"C:\\Users\\13296\\AppData\\Roaming\\Tencent\\Users\\1329669644\\QQ\\WinTemp\\RichOle\\UQ40{PBM31~C)9D4Z8YKT)3.png"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"C:\\Users\\13296\\Desktop\\AppData\\Roaming\\Tencent\\Users\\1329669644\\QQ\\WinTemp\\RichOle\\UQ40{PBM31~C)9D4Z8YKT)3.png"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"C:\\Users\\13296\\Desktop\\AppData\\Roaming\\Tencent\\Users\\1329669644\\QQ\\WinTemp\\RichOle\\UQ40{PBM31~C)9D4Z8YKT)3.png"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F086954">
          <v:shape id="_x0000_i1061" type="#_x0000_t75" alt="" style="width:424.8pt;height:81.6pt">
            <v:imagedata r:id="rId92" r:href="rId9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201B797D" w14:textId="6AEA7344" w:rsidR="00557BFC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查询成功</w:t>
      </w:r>
    </w:p>
    <w:p w14:paraId="3F54E459" w14:textId="77777777" w:rsidR="00557BFC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</w:p>
    <w:p w14:paraId="6689B97A" w14:textId="490A144E" w:rsidR="00557BFC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查询学号为33的学生信息，失败，图4-34</w:t>
      </w:r>
    </w:p>
    <w:p w14:paraId="5F5F20C8" w14:textId="2884C332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"C:\\Users\\13296\\AppData\\Roaming\\Tencent\\Users\\1329669644\\QQ\\WinTemp\\RichOle\\DSXU3QW$]E3I$OZ4[%}Z__A.png"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"C:\\Users\\13296\\Desktop\\AppData\\Roaming\\Tencent\\Users\\1329669644\\QQ\\WinTemp\\RichOle\\DSXU3QW$]E3I$OZ4[%}Z__A.png"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"C:\\Users\\13296\\Desktop\\AppData\\Roaming\\Tencent\\Users\\1329669644\\QQ\\WinTemp\\RichOle\\DSXU3QW$]E3I$OZ4[%}Z__A.png"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1954A588">
          <v:shape id="_x0000_i1062" type="#_x0000_t75" alt="" style="width:427.2pt;height:89.4pt">
            <v:imagedata r:id="rId94" r:href="rId95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292BEFA8" w14:textId="29E54939" w:rsidR="00557BFC" w:rsidRPr="00557BFC" w:rsidRDefault="00557BFC" w:rsidP="00557BFC">
      <w:pPr>
        <w:widowControl/>
        <w:jc w:val="center"/>
        <w:rPr>
          <w:rFonts w:ascii="宋体" w:hAnsi="宋体" w:cs="宋体"/>
          <w:kern w:val="0"/>
          <w:sz w:val="24"/>
        </w:rPr>
      </w:pPr>
      <w:r w:rsidRPr="00557BFC">
        <w:rPr>
          <w:rFonts w:ascii="宋体" w:hAnsi="宋体" w:cs="宋体"/>
          <w:kern w:val="0"/>
          <w:sz w:val="24"/>
        </w:rPr>
        <w:fldChar w:fldCharType="begin"/>
      </w:r>
      <w:r w:rsidRPr="00557BF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"C:\\Users\\13296\\AppData\\Roaming\\Tencent\\Users\\1329669644\\QQ\\WinTemp\\RichOle\\$$C]3@XXEK_RSTY04TBM6`5.png" \* MERGEFORMATINET </w:instrText>
      </w:r>
      <w:r w:rsidRPr="00557BF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"C:\\Users\\13296\\Desktop\\AppData\\Roaming\\Tencent\\Users\\1329669644\\QQ\\WinTemp\\RichOle\\$$C]3@XXEK_RSTY04TBM6`5.png"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"C:\\Users\\13296\\Desktop\\AppData\\Roaming\\Tencent\\Users\\1329669644\\QQ\\WinTemp\\RichOle\\$$C]3@XXEK_RSTY04TBM6`5.png"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4367B7B">
          <v:shape id="_x0000_i1063" type="#_x0000_t75" alt="" style="width:6in;height:94.8pt">
            <v:imagedata r:id="rId96" r:href="rId97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557BFC">
        <w:rPr>
          <w:rFonts w:ascii="宋体" w:hAnsi="宋体" w:cs="宋体"/>
          <w:kern w:val="0"/>
          <w:sz w:val="24"/>
        </w:rPr>
        <w:fldChar w:fldCharType="end"/>
      </w:r>
    </w:p>
    <w:p w14:paraId="3FF46A43" w14:textId="5F4EBE61" w:rsidR="00557BFC" w:rsidRDefault="00557BFC" w:rsidP="00557BF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图4-34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查询失败</w:t>
      </w:r>
    </w:p>
    <w:p w14:paraId="15913977" w14:textId="77777777" w:rsidR="00557BFC" w:rsidRPr="00862A1E" w:rsidRDefault="00557BFC" w:rsidP="00AB674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243A7EB7" w14:textId="2AB6C974" w:rsidR="00B418B1" w:rsidRDefault="00557BFC" w:rsidP="00B418B1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B418B1">
        <w:rPr>
          <w:rFonts w:ascii="宋体" w:hAnsi="宋体" w:hint="eastAsia"/>
          <w:sz w:val="24"/>
        </w:rPr>
        <w:lastRenderedPageBreak/>
        <w:t>7、导出信息</w:t>
      </w:r>
      <w:r w:rsidR="00B418B1" w:rsidRPr="00B418B1">
        <w:rPr>
          <w:rFonts w:ascii="宋体" w:hAnsi="宋体" w:hint="eastAsia"/>
          <w:sz w:val="24"/>
        </w:rPr>
        <w:t>，图4-35</w:t>
      </w:r>
    </w:p>
    <w:p w14:paraId="27DC8372" w14:textId="0D763504" w:rsidR="00B418B1" w:rsidRDefault="00B418B1" w:rsidP="00B418B1">
      <w:pPr>
        <w:widowControl/>
        <w:jc w:val="center"/>
        <w:rPr>
          <w:rFonts w:ascii="宋体" w:hAnsi="宋体" w:cs="宋体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"C:\\Users\\13296\\AppData\\Roaming\\Tencent\\Users\\1329669644\\QQ\\WinTemp\\RichOle\\74@%C9FH93AM(14ZF$H93`Y.png"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"C:\\Users\\13296\\Desktop\\AppData\\Roaming\\Tencent\\Users\\1329669644\\QQ\\WinTemp\\RichOle\\74@%C9FH93AM(14ZF$H93`Y.png"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"C:\\Users\\13296\\Desktop\\AppData\\Roaming\\Tencent\\Users\\1329669644\\QQ\\WinTemp\\RichOle\\74@%C9FH93AM(14ZF$H93`Y.png"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CEB3EFF">
          <v:shape id="_x0000_i1064" type="#_x0000_t75" alt="" style="width:433.2pt;height:227.4pt">
            <v:imagedata r:id="rId98" r:href="rId99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0ADC83F8" w14:textId="475CC1C6" w:rsidR="00B418B1" w:rsidRPr="00B418B1" w:rsidRDefault="00B418B1" w:rsidP="00B418B1">
      <w:pPr>
        <w:widowControl/>
        <w:spacing w:line="400" w:lineRule="exact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图4-35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到处信息</w:t>
      </w:r>
    </w:p>
    <w:p w14:paraId="77B8B46E" w14:textId="6ABFD3D9" w:rsidR="00B418B1" w:rsidRDefault="00B418B1" w:rsidP="00B418B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信息下载及内容。图4-36</w:t>
      </w:r>
    </w:p>
    <w:p w14:paraId="740A08A1" w14:textId="678BE96F" w:rsidR="00B418B1" w:rsidRDefault="00B418B1" w:rsidP="00B418B1">
      <w:pPr>
        <w:widowControl/>
        <w:jc w:val="center"/>
        <w:rPr>
          <w:rFonts w:ascii="宋体" w:hAnsi="宋体" w:cs="宋体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"C:\\Users\\13296\\AppData\\Roaming\\Tencent\\Users\\1329669644\\QQ\\WinTemp\\RichOle\\5U(0DBQKB6T]]}0OS)J%%(M.png"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"C:\\Users\\13296\\Desktop\\AppData\\Roaming\\Tencent\\Users\\1329669644\\QQ\\WinTemp\\RichOle\\5U(0DBQKB6T]]}0OS)J%%(M.png"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"C:\\Users\\13296\\Desktop\\AppData\\Roaming\\Tencent\\Users\\1329669644\\QQ\\WinTemp\\RichOle\\5U(0DBQKB6T]]}0OS)J%%(M.png"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1DF65973">
          <v:shape id="_x0000_i1065" type="#_x0000_t75" alt="" style="width:201.6pt;height:168.6pt">
            <v:imagedata r:id="rId100" r:href="rId101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10D7BBD7" w14:textId="005E0641" w:rsidR="00B418B1" w:rsidRPr="00B418B1" w:rsidRDefault="00B418B1" w:rsidP="00B418B1">
      <w:pPr>
        <w:widowControl/>
        <w:jc w:val="center"/>
        <w:rPr>
          <w:rFonts w:ascii="宋体" w:hAnsi="宋体" w:cs="宋体"/>
          <w:kern w:val="0"/>
          <w:sz w:val="24"/>
        </w:rPr>
      </w:pPr>
      <w:r w:rsidRPr="00B418B1">
        <w:rPr>
          <w:rFonts w:ascii="宋体" w:hAnsi="宋体" w:cs="宋体"/>
          <w:kern w:val="0"/>
          <w:sz w:val="24"/>
        </w:rPr>
        <w:fldChar w:fldCharType="begin"/>
      </w:r>
      <w:r w:rsidRPr="00B418B1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"C:\\Users\\13296\\AppData\\Roaming\\Tencent\\Users\\1329669644\\QQ\\WinTemp\\RichOle\\@OP7I`%L38M9@T5E66HY5R4.png" \* MERGEFORMATINET </w:instrText>
      </w:r>
      <w:r w:rsidRPr="00B418B1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"C:\\Users\\13296\\Desktop\\AppData\\Roaming\\Tencent\\Users\\1329669644\\QQ\\WinTemp\\RichOle\\@OP7I`%L38M9@T5E66HY5R4.png"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"C:\\Users\\13296\\Desktop\\AppData\\Roaming\\Tencent\\Users\\1329669644\\QQ\\WinTemp\\RichOle\\@OP7I`%L38M9@T5E66HY5R4.png"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2E4B10FE">
          <v:shape id="_x0000_i1066" type="#_x0000_t75" alt="" style="width:306.6pt;height:202.2pt">
            <v:imagedata r:id="rId102" r:href="rId103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B418B1">
        <w:rPr>
          <w:rFonts w:ascii="宋体" w:hAnsi="宋体" w:cs="宋体"/>
          <w:kern w:val="0"/>
          <w:sz w:val="24"/>
        </w:rPr>
        <w:fldChar w:fldCharType="end"/>
      </w:r>
    </w:p>
    <w:p w14:paraId="105D3929" w14:textId="1E532811" w:rsidR="00B418B1" w:rsidRPr="00B81894" w:rsidRDefault="00B418B1" w:rsidP="00B81894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图4-36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到处信息下载及内容</w:t>
      </w:r>
    </w:p>
    <w:p w14:paraId="4F4CFBF8" w14:textId="70C839A6" w:rsidR="003303C5" w:rsidRDefault="003303C5">
      <w:pPr>
        <w:pStyle w:val="1"/>
        <w:spacing w:before="0" w:after="0" w:line="360" w:lineRule="auto"/>
        <w:rPr>
          <w:rFonts w:ascii="黑体" w:eastAsia="黑体"/>
          <w:b w:val="0"/>
          <w:sz w:val="30"/>
        </w:rPr>
      </w:pPr>
      <w:r w:rsidRPr="008005EF">
        <w:br w:type="page"/>
      </w:r>
      <w:bookmarkStart w:id="69" w:name="_Toc43456443"/>
      <w:bookmarkStart w:id="70" w:name="_Toc107505478"/>
      <w:bookmarkStart w:id="71" w:name="_Toc108197584"/>
      <w:bookmarkStart w:id="72" w:name="_Toc139084210"/>
      <w:bookmarkStart w:id="73" w:name="_Toc139276120"/>
      <w:bookmarkEnd w:id="58"/>
      <w:bookmarkEnd w:id="59"/>
      <w:bookmarkEnd w:id="60"/>
      <w:bookmarkEnd w:id="61"/>
      <w:r w:rsidR="006F367E">
        <w:rPr>
          <w:rFonts w:ascii="黑体" w:eastAsia="黑体" w:hint="eastAsia"/>
          <w:b w:val="0"/>
          <w:sz w:val="30"/>
        </w:rPr>
        <w:lastRenderedPageBreak/>
        <w:t>5</w:t>
      </w:r>
      <w:r>
        <w:rPr>
          <w:rFonts w:ascii="黑体" w:eastAsia="黑体" w:hint="eastAsia"/>
          <w:b w:val="0"/>
          <w:sz w:val="30"/>
        </w:rPr>
        <w:t xml:space="preserve"> </w:t>
      </w:r>
      <w:r w:rsidR="002E3AA0">
        <w:rPr>
          <w:rFonts w:ascii="黑体" w:eastAsia="黑体" w:hint="eastAsia"/>
          <w:b w:val="0"/>
          <w:sz w:val="30"/>
        </w:rPr>
        <w:t>系统</w:t>
      </w:r>
      <w:r w:rsidR="00520F18">
        <w:rPr>
          <w:rFonts w:ascii="黑体" w:eastAsia="黑体" w:hint="eastAsia"/>
          <w:b w:val="0"/>
          <w:sz w:val="30"/>
        </w:rPr>
        <w:t>功能</w:t>
      </w:r>
      <w:r>
        <w:rPr>
          <w:rFonts w:ascii="黑体" w:eastAsia="黑体" w:hint="eastAsia"/>
          <w:b w:val="0"/>
          <w:sz w:val="30"/>
        </w:rPr>
        <w:t>测试</w:t>
      </w:r>
      <w:bookmarkEnd w:id="69"/>
    </w:p>
    <w:p w14:paraId="4F883FCE" w14:textId="13256E12" w:rsidR="005F2737" w:rsidRDefault="00D4607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经过4.9软件使用说明，以及测试过管理员用户全部功能运行正常。</w:t>
      </w:r>
      <w:r w:rsidR="00D6508C">
        <w:rPr>
          <w:rFonts w:ascii="宋体" w:hAnsi="宋体" w:hint="eastAsia"/>
          <w:sz w:val="24"/>
        </w:rPr>
        <w:t>以下是教师登录以及系统功能测试</w:t>
      </w:r>
    </w:p>
    <w:p w14:paraId="02701B08" w14:textId="1AD07AD8" w:rsidR="005F2737" w:rsidRDefault="00D6508C" w:rsidP="00D6508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D34C27" wp14:editId="7D9AFC2A">
            <wp:extent cx="4413250" cy="31318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71" cy="315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AFA" w14:textId="5D5539BF" w:rsidR="005F2737" w:rsidRDefault="00D6508C" w:rsidP="00D6508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图5-1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教师登录</w:t>
      </w:r>
    </w:p>
    <w:p w14:paraId="2995333F" w14:textId="77777777" w:rsidR="00D6508C" w:rsidRDefault="00D6508C" w:rsidP="00D6508C">
      <w:pPr>
        <w:spacing w:line="400" w:lineRule="exact"/>
        <w:ind w:firstLineChars="200" w:firstLine="480"/>
        <w:jc w:val="center"/>
        <w:rPr>
          <w:rFonts w:ascii="宋体" w:hAnsi="宋体"/>
          <w:sz w:val="24"/>
        </w:rPr>
      </w:pPr>
    </w:p>
    <w:p w14:paraId="7EBA20FE" w14:textId="2910BFC6" w:rsidR="00D6508C" w:rsidRPr="00D6508C" w:rsidRDefault="00D6508C" w:rsidP="00D6508C">
      <w:pPr>
        <w:widowControl/>
        <w:jc w:val="center"/>
        <w:rPr>
          <w:rFonts w:ascii="宋体" w:hAnsi="宋体" w:cs="宋体"/>
          <w:kern w:val="0"/>
          <w:sz w:val="24"/>
        </w:rPr>
      </w:pPr>
      <w:r w:rsidRPr="00D6508C">
        <w:rPr>
          <w:rFonts w:ascii="宋体" w:hAnsi="宋体" w:cs="宋体"/>
          <w:kern w:val="0"/>
          <w:sz w:val="24"/>
        </w:rPr>
        <w:fldChar w:fldCharType="begin"/>
      </w:r>
      <w:r w:rsidRPr="00D6508C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"C:\\Users\\13296\\AppData\\Roaming\\Tencent\\Users\\1329669644\\QQ\\WinTemp\\RichOle\\47N5$LC5GNL({E}_R2(4I@H.png" \* MERGEFORMATINET </w:instrText>
      </w:r>
      <w:r w:rsidRPr="00D6508C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"C:\\Users\\13296\\Desktop\\AppData\\Roaming\\Tencent\\Users\\1329669644\\QQ\\WinTemp\\RichOle\\47N5$LC5GNL({E}_R2(4I@H.png"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"C:\\Users\\13296\\Desktop\\AppData\\Roaming\\Tencent\\Users\\1329669644\\QQ\\WinTemp\\RichOle\\47N5$LC5GNL({E}_R2(4I@H.png</w:instrText>
      </w:r>
      <w:r w:rsidR="00CB2FDB">
        <w:rPr>
          <w:rFonts w:ascii="宋体" w:hAnsi="宋体" w:cs="宋体"/>
          <w:kern w:val="0"/>
          <w:sz w:val="24"/>
        </w:rPr>
        <w:instrText>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716BF6A">
          <v:shape id="_x0000_i1067" type="#_x0000_t75" alt="" style="width:420.6pt;height:243pt">
            <v:imagedata r:id="rId105" r:href="rId106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D6508C">
        <w:rPr>
          <w:rFonts w:ascii="宋体" w:hAnsi="宋体" w:cs="宋体"/>
          <w:kern w:val="0"/>
          <w:sz w:val="24"/>
        </w:rPr>
        <w:fldChar w:fldCharType="end"/>
      </w:r>
    </w:p>
    <w:p w14:paraId="3A1AF815" w14:textId="3E4042AB" w:rsidR="005F2737" w:rsidRDefault="00D6508C" w:rsidP="00D6508C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图5-2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教师页面</w:t>
      </w:r>
    </w:p>
    <w:p w14:paraId="61211BD9" w14:textId="290E7EFB" w:rsidR="005F2737" w:rsidRDefault="00D6508C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教师拥有查看查询所有学生信息的权限，所以在主页面看不到添加信息、删除和修改按钮，运行成功。</w:t>
      </w:r>
    </w:p>
    <w:p w14:paraId="1365846A" w14:textId="38958317" w:rsidR="005F2737" w:rsidRDefault="005F2737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601CACE0" w14:textId="3974774F" w:rsidR="0017086B" w:rsidRDefault="0017086B" w:rsidP="0017086B">
      <w:pPr>
        <w:widowControl/>
        <w:jc w:val="center"/>
        <w:rPr>
          <w:rFonts w:ascii="宋体" w:hAnsi="宋体" w:cs="宋体"/>
          <w:kern w:val="0"/>
          <w:sz w:val="24"/>
        </w:rPr>
      </w:pPr>
      <w:r w:rsidRPr="0017086B">
        <w:rPr>
          <w:rFonts w:ascii="宋体" w:hAnsi="宋体" w:cs="宋体"/>
          <w:kern w:val="0"/>
          <w:sz w:val="24"/>
        </w:rPr>
        <w:lastRenderedPageBreak/>
        <w:fldChar w:fldCharType="begin"/>
      </w:r>
      <w:r w:rsidRPr="0017086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"C:\\Users\\13296\\AppData\\Roaming\\Tencent\\Users\\1329669644\\QQ\\WinTemp\\RichOle\\UEN${G7{LR9SYLI2L%98XUV.png" \* MERGEFORMATINET </w:instrText>
      </w:r>
      <w:r w:rsidRPr="0017086B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"C:\\Users\\13296\\Desktop\\AppData\\Roaming\\Tencent\\Users\\1329669644\\QQ\\WinTemp\\RichOle\\UEN${G7{LR9SYLI2L%98XUV.png"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</w:instrText>
      </w:r>
      <w:r w:rsidR="00CB2FDB">
        <w:rPr>
          <w:rFonts w:ascii="宋体" w:hAnsi="宋体" w:cs="宋体"/>
          <w:kern w:val="0"/>
          <w:sz w:val="24"/>
        </w:rPr>
        <w:instrText>inTemp\\RichOle\\UEN${G7{LR9SYLI2L%98XUV.png"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33CD254C">
          <v:shape id="_x0000_i1068" type="#_x0000_t75" alt="" style="width:437.4pt;height:76.2pt">
            <v:imagedata r:id="rId107" r:href="rId108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17086B">
        <w:rPr>
          <w:rFonts w:ascii="宋体" w:hAnsi="宋体" w:cs="宋体"/>
          <w:kern w:val="0"/>
          <w:sz w:val="24"/>
        </w:rPr>
        <w:fldChar w:fldCharType="end"/>
      </w:r>
    </w:p>
    <w:p w14:paraId="4411F0DC" w14:textId="5623B972" w:rsidR="0017086B" w:rsidRPr="0017086B" w:rsidRDefault="0017086B" w:rsidP="0017086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图5-3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教师查询功能</w:t>
      </w:r>
    </w:p>
    <w:p w14:paraId="5AD2E61E" w14:textId="58FEF823" w:rsidR="005F2737" w:rsidRDefault="0017086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教师查询功能运行成功。</w:t>
      </w:r>
    </w:p>
    <w:p w14:paraId="202CFADF" w14:textId="5904EF6B" w:rsidR="005F2737" w:rsidRDefault="001C243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以下是学生登录。</w:t>
      </w:r>
    </w:p>
    <w:p w14:paraId="0FD101FF" w14:textId="4438A4D4" w:rsid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 w:rsidRPr="001C243B">
        <w:rPr>
          <w:rFonts w:ascii="宋体" w:hAnsi="宋体" w:cs="宋体"/>
          <w:kern w:val="0"/>
          <w:sz w:val="24"/>
        </w:rPr>
        <w:fldChar w:fldCharType="begin"/>
      </w:r>
      <w:r w:rsidRPr="001C243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"C:\\Users\\13296\\AppData\\Roaming\\Tencent\\Users\\1329669644\\QQ\\WinTemp\\RichOle\\M28216LZ[54PM{P4FVNO(0H.png" \* MERGEFORMATINET </w:instrText>
      </w:r>
      <w:r w:rsidRPr="001C243B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"C:\\Users\\13296\\Desktop\\AppData\\Roaming\\Tencent\\Users\\1329669644\\QQ\\WinTemp\\RichOle\\M28216LZ[54PM{P4FVNO(0H.png"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</w:instrText>
      </w:r>
      <w:r w:rsidR="00CB2FDB">
        <w:rPr>
          <w:rFonts w:ascii="宋体" w:hAnsi="宋体" w:cs="宋体"/>
          <w:kern w:val="0"/>
          <w:sz w:val="24"/>
        </w:rPr>
        <w:instrText>\M28216LZ[54PM{P4FVNO(0H.png"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546708FF">
          <v:shape id="_x0000_i1069" type="#_x0000_t75" alt="" style="width:357pt;height:258pt">
            <v:imagedata r:id="rId109" r:href="rId110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1C243B">
        <w:rPr>
          <w:rFonts w:ascii="宋体" w:hAnsi="宋体" w:cs="宋体"/>
          <w:kern w:val="0"/>
          <w:sz w:val="24"/>
        </w:rPr>
        <w:fldChar w:fldCharType="end"/>
      </w:r>
    </w:p>
    <w:p w14:paraId="38C066EF" w14:textId="6D82A232" w:rsidR="001C243B" w:rsidRP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5-4学生登录</w:t>
      </w:r>
    </w:p>
    <w:p w14:paraId="51A9B7E9" w14:textId="22ECC40D" w:rsidR="005F2737" w:rsidRDefault="001C243B" w:rsidP="001C243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学生登录只可查看个人信息。</w:t>
      </w:r>
    </w:p>
    <w:p w14:paraId="649B7E5C" w14:textId="033B81C2" w:rsid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 w:rsidRPr="001C243B">
        <w:rPr>
          <w:rFonts w:ascii="宋体" w:hAnsi="宋体" w:cs="宋体"/>
          <w:kern w:val="0"/>
          <w:sz w:val="24"/>
        </w:rPr>
        <w:fldChar w:fldCharType="begin"/>
      </w:r>
      <w:r w:rsidRPr="001C243B">
        <w:rPr>
          <w:rFonts w:ascii="宋体" w:hAnsi="宋体" w:cs="宋体"/>
          <w:kern w:val="0"/>
          <w:sz w:val="24"/>
        </w:rPr>
        <w:instrText xml:space="preserve"> INCLUDEPICTURE "C:\\Users\\13296\\AppData\\Roaming\\Tencent\\Users\\1329669644\\QQ\\WinTemp\\RichOle\\]ABTJ)WU0IA]@1QY{[(TU~S.png" \* MERGEFORMATINET </w:instrText>
      </w:r>
      <w:r w:rsidRPr="001C243B">
        <w:rPr>
          <w:rFonts w:ascii="宋体" w:hAnsi="宋体" w:cs="宋体"/>
          <w:kern w:val="0"/>
          <w:sz w:val="24"/>
        </w:rPr>
        <w:fldChar w:fldCharType="separate"/>
      </w:r>
      <w:r w:rsidR="00E8504A">
        <w:rPr>
          <w:rFonts w:ascii="宋体" w:hAnsi="宋体" w:cs="宋体"/>
          <w:kern w:val="0"/>
          <w:sz w:val="24"/>
        </w:rPr>
        <w:fldChar w:fldCharType="begin"/>
      </w:r>
      <w:r w:rsidR="00E8504A">
        <w:rPr>
          <w:rFonts w:ascii="宋体" w:hAnsi="宋体" w:cs="宋体"/>
          <w:kern w:val="0"/>
          <w:sz w:val="24"/>
        </w:rPr>
        <w:instrText xml:space="preserve"> INCLUDEPICTURE  "C:\\Users\\13296\\Desktop\\AppData\\Roaming\\Tencent\\Users\\1329669644\\QQ\\WinTemp\\RichOle\\]ABTJ)WU0IA]@1QY{[(TU~S.png" \* MERGEFORMATINET </w:instrText>
      </w:r>
      <w:r w:rsidR="00E8504A">
        <w:rPr>
          <w:rFonts w:ascii="宋体" w:hAnsi="宋体" w:cs="宋体"/>
          <w:kern w:val="0"/>
          <w:sz w:val="24"/>
        </w:rPr>
        <w:fldChar w:fldCharType="separate"/>
      </w:r>
      <w:r w:rsidR="00CB2FDB">
        <w:rPr>
          <w:rFonts w:ascii="宋体" w:hAnsi="宋体" w:cs="宋体"/>
          <w:kern w:val="0"/>
          <w:sz w:val="24"/>
        </w:rPr>
        <w:fldChar w:fldCharType="begin"/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instrText>INCLUDEPICTURE  "C:\\Users\\13296\\Desktop\\AppData\\Roaming\\Tencent\\Users\\1329669644\\QQ\\WinTemp\\RichOle\\]ABTJ)WU0IA]@1QY{[(TU~S.png" \* MERGEFORMATINET</w:instrText>
      </w:r>
      <w:r w:rsidR="00CB2FDB">
        <w:rPr>
          <w:rFonts w:ascii="宋体" w:hAnsi="宋体" w:cs="宋体"/>
          <w:kern w:val="0"/>
          <w:sz w:val="24"/>
        </w:rPr>
        <w:instrText xml:space="preserve"> </w:instrText>
      </w:r>
      <w:r w:rsidR="00CB2FDB">
        <w:rPr>
          <w:rFonts w:ascii="宋体" w:hAnsi="宋体" w:cs="宋体"/>
          <w:kern w:val="0"/>
          <w:sz w:val="24"/>
        </w:rPr>
        <w:fldChar w:fldCharType="separate"/>
      </w:r>
      <w:r w:rsidR="00B81FEA">
        <w:rPr>
          <w:rFonts w:ascii="宋体" w:hAnsi="宋体" w:cs="宋体"/>
          <w:kern w:val="0"/>
          <w:sz w:val="24"/>
        </w:rPr>
        <w:pict w14:anchorId="0B5F5DBB">
          <v:shape id="_x0000_i1070" type="#_x0000_t75" alt="" style="width:394.8pt;height:158.4pt">
            <v:imagedata r:id="rId111" r:href="rId112"/>
          </v:shape>
        </w:pict>
      </w:r>
      <w:r w:rsidR="00CB2FDB">
        <w:rPr>
          <w:rFonts w:ascii="宋体" w:hAnsi="宋体" w:cs="宋体"/>
          <w:kern w:val="0"/>
          <w:sz w:val="24"/>
        </w:rPr>
        <w:fldChar w:fldCharType="end"/>
      </w:r>
      <w:r w:rsidR="00E8504A">
        <w:rPr>
          <w:rFonts w:ascii="宋体" w:hAnsi="宋体" w:cs="宋体"/>
          <w:kern w:val="0"/>
          <w:sz w:val="24"/>
        </w:rPr>
        <w:fldChar w:fldCharType="end"/>
      </w:r>
      <w:r w:rsidRPr="001C243B">
        <w:rPr>
          <w:rFonts w:ascii="宋体" w:hAnsi="宋体" w:cs="宋体"/>
          <w:kern w:val="0"/>
          <w:sz w:val="24"/>
        </w:rPr>
        <w:fldChar w:fldCharType="end"/>
      </w:r>
    </w:p>
    <w:p w14:paraId="1CEDA0B5" w14:textId="554A73C7" w:rsidR="001C243B" w:rsidRPr="001C243B" w:rsidRDefault="001C243B" w:rsidP="001C243B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图5-5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学生个人信息</w:t>
      </w:r>
    </w:p>
    <w:p w14:paraId="7029E24A" w14:textId="6ED8EDE8" w:rsidR="001C243B" w:rsidRDefault="001C243B" w:rsidP="001C243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学生权限查看个人信息成功。</w:t>
      </w:r>
    </w:p>
    <w:p w14:paraId="378A44AB" w14:textId="6EAE726E" w:rsidR="005F2737" w:rsidRPr="001E2A31" w:rsidRDefault="001C243B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综上所述，本系统三个用户权限测试完成，系统各功能运行正常</w:t>
      </w:r>
      <w:r w:rsidR="00780693">
        <w:rPr>
          <w:rFonts w:ascii="宋体" w:hAnsi="宋体" w:hint="eastAsia"/>
          <w:sz w:val="24"/>
        </w:rPr>
        <w:t>。</w:t>
      </w:r>
    </w:p>
    <w:p w14:paraId="48C9D2C3" w14:textId="77777777" w:rsidR="003303C5" w:rsidRDefault="003303C5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黑体" w:eastAsia="黑体"/>
          <w:b w:val="0"/>
          <w:sz w:val="30"/>
        </w:rPr>
        <w:br w:type="page"/>
      </w:r>
      <w:bookmarkStart w:id="74" w:name="_Toc43456444"/>
      <w:bookmarkEnd w:id="70"/>
      <w:bookmarkEnd w:id="71"/>
      <w:bookmarkEnd w:id="72"/>
      <w:bookmarkEnd w:id="73"/>
      <w:r>
        <w:rPr>
          <w:rFonts w:ascii="黑体" w:eastAsia="黑体" w:hint="eastAsia"/>
          <w:b w:val="0"/>
          <w:sz w:val="30"/>
        </w:rPr>
        <w:lastRenderedPageBreak/>
        <w:t>结</w:t>
      </w:r>
      <w:r w:rsidR="001F25D8">
        <w:rPr>
          <w:rFonts w:ascii="黑体" w:eastAsia="黑体" w:hint="eastAsia"/>
          <w:b w:val="0"/>
          <w:sz w:val="30"/>
        </w:rPr>
        <w:t xml:space="preserve"> </w:t>
      </w:r>
      <w:r>
        <w:rPr>
          <w:rFonts w:ascii="黑体" w:eastAsia="黑体" w:hint="eastAsia"/>
          <w:b w:val="0"/>
          <w:sz w:val="30"/>
        </w:rPr>
        <w:t>论</w:t>
      </w:r>
      <w:bookmarkEnd w:id="74"/>
    </w:p>
    <w:p w14:paraId="7C49A038" w14:textId="548D4E29" w:rsidR="007B36C3" w:rsidRDefault="007B36C3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本次学生信息管理系统任务圆满完成，系统包括三个用户的登录，拥有不同权限，可以对学生数据进行不通的操作。</w:t>
      </w:r>
    </w:p>
    <w:p w14:paraId="4BFC557C" w14:textId="543E0F09" w:rsidR="007B36C3" w:rsidRDefault="007B36C3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学生信息管理系统界面整体简洁美观，风格整齐划一。经过朋友同学的测试，操作方便</w:t>
      </w:r>
      <w:r w:rsidR="00D936CD">
        <w:rPr>
          <w:rFonts w:ascii="宋体" w:hAnsi="宋体" w:hint="eastAsia"/>
          <w:sz w:val="24"/>
        </w:rPr>
        <w:t>方便，运行速度快。且在多人同时操作中，表现良好，没有出现错误。</w:t>
      </w:r>
    </w:p>
    <w:p w14:paraId="6BD3B8FD" w14:textId="088AAF28" w:rsidR="00D936CD" w:rsidRDefault="00D936CD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在完成本次实训中，遇到了许多大大小小的问题，通过百度查询资料、书籍查询资料以及询问同学和老师们，我成功解决了所有的问题。</w:t>
      </w:r>
      <w:r w:rsidR="00982BBE">
        <w:rPr>
          <w:rFonts w:ascii="宋体" w:hAnsi="宋体" w:hint="eastAsia"/>
          <w:sz w:val="24"/>
        </w:rPr>
        <w:t>在解决问题的过程中，我是收获最大的，错误让我清楚运行流程。</w:t>
      </w:r>
    </w:p>
    <w:p w14:paraId="195ED060" w14:textId="5E920211" w:rsid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本次课程设计，我对SSM框架的理解更加深刻，运用更加熟练，并且了解了一个全新的css\html框架BootStrap，拓展了我的知识面。</w:t>
      </w:r>
    </w:p>
    <w:p w14:paraId="5E352819" w14:textId="38503454" w:rsid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在完成过程中，每一个功能的实现会发现拥有很多种方法，各有优点缺点，每一种全新的实现方式都使我受益匪浅。</w:t>
      </w:r>
    </w:p>
    <w:p w14:paraId="67B2CC78" w14:textId="77777777" w:rsidR="001F25D8" w:rsidRDefault="005A0E01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宋体" w:hAnsi="宋体"/>
        </w:rPr>
        <w:br w:type="page"/>
      </w:r>
      <w:bookmarkStart w:id="75" w:name="_Toc43456445"/>
      <w:r w:rsidR="001F25D8" w:rsidRPr="001F25D8">
        <w:rPr>
          <w:rFonts w:ascii="黑体" w:eastAsia="黑体" w:hint="eastAsia"/>
          <w:b w:val="0"/>
          <w:sz w:val="30"/>
        </w:rPr>
        <w:lastRenderedPageBreak/>
        <w:t>致 谢</w:t>
      </w:r>
      <w:bookmarkEnd w:id="75"/>
    </w:p>
    <w:p w14:paraId="515B05ED" w14:textId="5DAAD00A" w:rsidR="005A0E01" w:rsidRP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982BBE">
        <w:rPr>
          <w:rFonts w:ascii="宋体" w:hAnsi="宋体"/>
          <w:sz w:val="24"/>
        </w:rPr>
        <w:t>我们认为，在这学期的实验中，在收获知识的同时，还收获了阅历，收获了成熟，在此过程中，我们通过查找大量资料，请教老师，以及不懈的努力，不仅培养了独立思考、动手操作的能力，在各种其它能力上也都有了提高。更重要的是，在实验课上，我们学会了很多学习的方法。而这是日后最实用的，真的是受益匪浅。要面对社会的挑战，只有不断的学习、实践，再学习、再实践。</w:t>
      </w:r>
      <w:r w:rsidRPr="00982BBE">
        <w:rPr>
          <w:rFonts w:ascii="宋体" w:hAnsi="宋体"/>
          <w:sz w:val="24"/>
        </w:rPr>
        <w:br/>
        <w:t>不管怎样，这些都是一种锻炼，一种知识的积累，能力的提高，只有掌握了这些，才可以更进一步,取得更好的成绩。</w:t>
      </w:r>
      <w:r w:rsidRPr="00982BBE">
        <w:rPr>
          <w:rFonts w:ascii="宋体" w:hAnsi="宋体"/>
          <w:sz w:val="24"/>
        </w:rPr>
        <w:br/>
        <w:t>而且，这对于我们的将来也有很大的帮助。以后，不管有多苦，我想我们都能变苦为乐，找寻有趣的事情，发现其中珍贵的事情。</w:t>
      </w:r>
    </w:p>
    <w:p w14:paraId="7CFBFED3" w14:textId="4E007152" w:rsidR="00982BBE" w:rsidRPr="00982BBE" w:rsidRDefault="00982BBE" w:rsidP="00982BBE">
      <w:pPr>
        <w:spacing w:line="400" w:lineRule="exact"/>
        <w:ind w:firstLineChars="200" w:firstLine="480"/>
        <w:rPr>
          <w:rFonts w:ascii="宋体" w:hAnsi="宋体"/>
          <w:sz w:val="24"/>
        </w:rPr>
      </w:pPr>
      <w:r w:rsidRPr="00982BBE">
        <w:rPr>
          <w:rFonts w:ascii="宋体" w:hAnsi="宋体"/>
          <w:sz w:val="24"/>
        </w:rPr>
        <w:t>感谢大学这学期以来，老师对我学习上的帮助和生活上的关怀，老师严谨求实的治学态度，踏实坚韧的工作精神，将使我终生受益。</w:t>
      </w:r>
      <w:r w:rsidRPr="00982BBE">
        <w:rPr>
          <w:rFonts w:ascii="宋体" w:hAnsi="宋体"/>
          <w:sz w:val="24"/>
        </w:rPr>
        <w:br/>
        <w:t>感谢我的室友，在我课题研究过程中给予我技术上的极大支持和心理上的鼓励，与室友的互相帮助是一件快乐的事情。</w:t>
      </w:r>
      <w:r w:rsidRPr="00982BBE">
        <w:rPr>
          <w:rFonts w:ascii="宋体" w:hAnsi="宋体"/>
          <w:sz w:val="24"/>
        </w:rPr>
        <w:br/>
        <w:t>此次设计也让我明白了思路即出路，有什么不懂不明白的地方要及时请教或.上网查询，只要认真钻研,动脑思考，动手实践，就没有弄不懂的知识，收获颇丰。</w:t>
      </w:r>
    </w:p>
    <w:p w14:paraId="2BFF2DAA" w14:textId="0C6816E7" w:rsidR="003303C5" w:rsidRDefault="003303C5" w:rsidP="001E2A31">
      <w:pPr>
        <w:spacing w:line="400" w:lineRule="exact"/>
        <w:ind w:firstLineChars="200" w:firstLine="480"/>
        <w:rPr>
          <w:rFonts w:ascii="宋体" w:hAnsi="宋体"/>
          <w:sz w:val="24"/>
        </w:rPr>
      </w:pPr>
    </w:p>
    <w:p w14:paraId="7787A10E" w14:textId="77777777" w:rsidR="001F25D8" w:rsidRDefault="001F25D8" w:rsidP="001F25D8">
      <w:pPr>
        <w:pStyle w:val="1"/>
        <w:spacing w:before="0" w:after="0" w:line="360" w:lineRule="auto"/>
        <w:jc w:val="center"/>
        <w:rPr>
          <w:rFonts w:ascii="黑体" w:eastAsia="黑体"/>
          <w:b w:val="0"/>
          <w:sz w:val="30"/>
        </w:rPr>
      </w:pPr>
      <w:r>
        <w:rPr>
          <w:rFonts w:ascii="宋体" w:hAnsi="宋体"/>
          <w:sz w:val="24"/>
        </w:rPr>
        <w:br w:type="page"/>
      </w:r>
      <w:bookmarkStart w:id="76" w:name="_Toc43456446"/>
      <w:r>
        <w:rPr>
          <w:rFonts w:ascii="黑体" w:eastAsia="黑体" w:hint="eastAsia"/>
          <w:b w:val="0"/>
          <w:sz w:val="30"/>
        </w:rPr>
        <w:lastRenderedPageBreak/>
        <w:t>参考文献</w:t>
      </w:r>
      <w:bookmarkEnd w:id="76"/>
    </w:p>
    <w:p w14:paraId="293A8F2C" w14:textId="69FEBD4C" w:rsidR="00A23168" w:rsidRDefault="00482C1B" w:rsidP="00482C1B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[1] </w:t>
      </w:r>
      <w:r w:rsidR="00566F11" w:rsidRPr="00566F11">
        <w:rPr>
          <w:rFonts w:ascii="宋体" w:hAnsi="宋体" w:hint="eastAsia"/>
          <w:sz w:val="24"/>
        </w:rPr>
        <w:t>何玉洁.数据库原理与应用.机械工业</w:t>
      </w:r>
      <w:r w:rsidR="00566F11" w:rsidRPr="00566F11">
        <w:rPr>
          <w:rFonts w:ascii="宋体" w:hAnsi="宋体"/>
          <w:sz w:val="24"/>
        </w:rPr>
        <w:t>出版社</w:t>
      </w:r>
      <w:r w:rsidR="00566F11" w:rsidRPr="00566F11">
        <w:rPr>
          <w:rFonts w:ascii="宋体" w:hAnsi="宋体" w:hint="eastAsia"/>
          <w:sz w:val="24"/>
        </w:rPr>
        <w:t>,2017</w:t>
      </w:r>
    </w:p>
    <w:p w14:paraId="7C0C7DB0" w14:textId="4E7C8D63" w:rsidR="00566F11" w:rsidRDefault="00A23168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[2] </w:t>
      </w:r>
      <w:r w:rsidR="00566F11" w:rsidRPr="00566F11">
        <w:rPr>
          <w:rFonts w:ascii="宋体" w:hAnsi="宋体" w:cs="Arial"/>
          <w:kern w:val="0"/>
          <w:sz w:val="24"/>
        </w:rPr>
        <w:t>郭兴峰</w:t>
      </w:r>
      <w:r w:rsidR="00566F11" w:rsidRPr="00566F11">
        <w:rPr>
          <w:rFonts w:ascii="宋体" w:hAnsi="宋体" w:cs="Arial" w:hint="eastAsia"/>
          <w:kern w:val="0"/>
          <w:sz w:val="24"/>
        </w:rPr>
        <w:t>.ASP.NET动态网站开发基础教程 (c#篇).</w:t>
      </w:r>
      <w:r w:rsidR="00566F11" w:rsidRPr="00566F11">
        <w:rPr>
          <w:rFonts w:ascii="宋体" w:hAnsi="宋体" w:cs="Arial"/>
          <w:kern w:val="0"/>
          <w:sz w:val="24"/>
        </w:rPr>
        <w:t xml:space="preserve"> </w:t>
      </w:r>
      <w:r w:rsidR="00566F11" w:rsidRPr="00566F11">
        <w:rPr>
          <w:rFonts w:ascii="宋体" w:hAnsi="宋体" w:cs="Arial" w:hint="eastAsia"/>
          <w:kern w:val="0"/>
          <w:sz w:val="24"/>
        </w:rPr>
        <w:t>清华大学</w:t>
      </w:r>
      <w:r w:rsidR="00566F11" w:rsidRPr="00566F11">
        <w:rPr>
          <w:rFonts w:ascii="宋体" w:hAnsi="宋体" w:cs="Arial"/>
          <w:kern w:val="0"/>
          <w:sz w:val="24"/>
        </w:rPr>
        <w:t>出版社</w:t>
      </w:r>
      <w:r w:rsidR="00566F11" w:rsidRPr="00566F11">
        <w:rPr>
          <w:rFonts w:ascii="宋体" w:hAnsi="宋体" w:cs="Arial" w:hint="eastAsia"/>
          <w:kern w:val="0"/>
          <w:sz w:val="24"/>
        </w:rPr>
        <w:t>,</w:t>
      </w:r>
      <w:r w:rsidR="00566F11" w:rsidRPr="00566F11">
        <w:rPr>
          <w:rFonts w:ascii="宋体" w:hAnsi="宋体" w:cs="Arial"/>
          <w:kern w:val="0"/>
          <w:sz w:val="24"/>
        </w:rPr>
        <w:t xml:space="preserve"> </w:t>
      </w:r>
      <w:r w:rsidR="00566F11" w:rsidRPr="00566F11">
        <w:rPr>
          <w:rFonts w:ascii="宋体" w:hAnsi="宋体" w:cs="Arial" w:hint="eastAsia"/>
          <w:kern w:val="0"/>
          <w:sz w:val="24"/>
        </w:rPr>
        <w:t>2014</w:t>
      </w:r>
    </w:p>
    <w:p w14:paraId="6A057F8D" w14:textId="0E68726A" w:rsid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[3]</w:t>
      </w:r>
      <w:r w:rsidRPr="00566F11">
        <w:rPr>
          <w:rFonts w:ascii="宋体" w:hAnsi="宋体" w:hint="eastAsia"/>
          <w:sz w:val="24"/>
        </w:rPr>
        <w:t xml:space="preserve"> 李志云.Visual C#2012数据库开发案例教程.机械工业</w:t>
      </w:r>
      <w:r w:rsidRPr="00566F11">
        <w:rPr>
          <w:rFonts w:ascii="宋体" w:hAnsi="宋体"/>
          <w:sz w:val="24"/>
        </w:rPr>
        <w:t>出版社</w:t>
      </w:r>
      <w:r w:rsidRPr="00566F11">
        <w:rPr>
          <w:rFonts w:ascii="宋体" w:hAnsi="宋体" w:hint="eastAsia"/>
          <w:sz w:val="24"/>
        </w:rPr>
        <w:t>,</w:t>
      </w:r>
      <w:r w:rsidRPr="00566F11"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sz w:val="24"/>
        </w:rPr>
        <w:t>2013</w:t>
      </w:r>
    </w:p>
    <w:p w14:paraId="7F9A6CBD" w14:textId="589F8DB0" w:rsidR="00566F11" w:rsidRP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[4]</w:t>
      </w:r>
      <w:r w:rsidRPr="00566F11">
        <w:rPr>
          <w:rFonts w:ascii="宋体" w:hAnsi="宋体" w:hint="eastAsia"/>
          <w:sz w:val="24"/>
        </w:rPr>
        <w:t xml:space="preserve"> 李国娟．基于JavaEE架构的网上购物系统的设计与实现[D]．河北工业大学，2011</w:t>
      </w:r>
    </w:p>
    <w:p w14:paraId="624A9AB3" w14:textId="22E897F4" w:rsidR="00566F11" w:rsidRDefault="00566F11" w:rsidP="00566F11">
      <w:pPr>
        <w:pStyle w:val="a5"/>
        <w:spacing w:line="400" w:lineRule="exact"/>
        <w:ind w:leftChars="-202" w:left="1" w:hangingChars="177" w:hanging="425"/>
        <w:rPr>
          <w:rFonts w:ascii="宋体" w:hAnsi="宋体"/>
          <w:sz w:val="24"/>
        </w:rPr>
      </w:pPr>
      <w:r w:rsidRPr="00566F11">
        <w:rPr>
          <w:rFonts w:ascii="宋体" w:hAnsi="宋体" w:hint="eastAsia"/>
          <w:sz w:val="24"/>
        </w:rPr>
        <w:t>[5] 霍斯特曼科内尔．Java核心技术[M]．北京：机械工业出版社，2014</w:t>
      </w:r>
    </w:p>
    <w:p w14:paraId="501A37FE" w14:textId="464AB19D" w:rsidR="00566F11" w:rsidRPr="00566F11" w:rsidRDefault="00566F11" w:rsidP="00566F11">
      <w:pPr>
        <w:pStyle w:val="a5"/>
        <w:spacing w:line="400" w:lineRule="exact"/>
        <w:ind w:leftChars="-202" w:left="1" w:hangingChars="177" w:hanging="425"/>
        <w:rPr>
          <w:rFonts w:ascii="宋体" w:hAnsi="宋体"/>
          <w:sz w:val="24"/>
        </w:rPr>
      </w:pPr>
      <w:r w:rsidRPr="00566F11">
        <w:rPr>
          <w:rFonts w:ascii="宋体" w:hAnsi="宋体" w:hint="eastAsia"/>
          <w:sz w:val="24"/>
        </w:rPr>
        <w:t>[6]</w:t>
      </w:r>
      <w:r w:rsidRPr="00566F11"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color w:val="000000"/>
          <w:sz w:val="24"/>
        </w:rPr>
        <w:t>张永强. 计算机软件Java编程特点及其技术分析[J]. 计算机产品与流通，2019</w:t>
      </w:r>
    </w:p>
    <w:p w14:paraId="564B52A7" w14:textId="65FFF6C4" w:rsidR="006B771C" w:rsidRPr="00566F11" w:rsidRDefault="00566F11" w:rsidP="00566F11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  <w:r w:rsidRPr="00566F11">
        <w:rPr>
          <w:rFonts w:ascii="宋体" w:hAnsi="宋体" w:hint="eastAsia"/>
          <w:sz w:val="24"/>
        </w:rPr>
        <w:t>[</w:t>
      </w:r>
      <w:r>
        <w:rPr>
          <w:rFonts w:ascii="宋体" w:hAnsi="宋体" w:hint="eastAsia"/>
          <w:sz w:val="24"/>
        </w:rPr>
        <w:t>7</w:t>
      </w:r>
      <w:r w:rsidRPr="00566F11">
        <w:rPr>
          <w:rFonts w:ascii="宋体" w:hAnsi="宋体" w:hint="eastAsia"/>
          <w:sz w:val="24"/>
        </w:rPr>
        <w:t>]</w:t>
      </w:r>
      <w:r>
        <w:rPr>
          <w:rFonts w:ascii="宋体" w:hAnsi="宋体"/>
          <w:sz w:val="24"/>
        </w:rPr>
        <w:t xml:space="preserve"> </w:t>
      </w:r>
      <w:r w:rsidRPr="00566F11">
        <w:rPr>
          <w:rFonts w:ascii="宋体" w:hAnsi="宋体" w:hint="eastAsia"/>
          <w:sz w:val="24"/>
        </w:rPr>
        <w:t>黄文娟. 基于Java和MySQL的图书馆信息化管理系统设计[J]. 电子设计工程，2019</w:t>
      </w:r>
    </w:p>
    <w:p w14:paraId="22AEB29A" w14:textId="77777777" w:rsidR="006B771C" w:rsidRPr="006B771C" w:rsidRDefault="006B771C" w:rsidP="00482C1B">
      <w:pPr>
        <w:pStyle w:val="a5"/>
        <w:spacing w:line="360" w:lineRule="auto"/>
        <w:ind w:leftChars="-202" w:left="1" w:hangingChars="177" w:hanging="425"/>
        <w:rPr>
          <w:rFonts w:ascii="宋体" w:hAnsi="宋体"/>
          <w:sz w:val="24"/>
        </w:rPr>
      </w:pPr>
    </w:p>
    <w:sectPr w:rsidR="006B771C" w:rsidRPr="006B771C" w:rsidSect="00115AA0">
      <w:headerReference w:type="default" r:id="rId113"/>
      <w:footerReference w:type="even" r:id="rId114"/>
      <w:footerReference w:type="default" r:id="rId115"/>
      <w:headerReference w:type="first" r:id="rId116"/>
      <w:pgSz w:w="11906" w:h="16838" w:code="9"/>
      <w:pgMar w:top="1440" w:right="1134" w:bottom="1440" w:left="1701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刘克剑" w:date="2011-11-29T12:42:00Z" w:initials="l">
    <w:p w14:paraId="4B8D1323" w14:textId="77777777" w:rsidR="007E556C" w:rsidRDefault="007E556C" w:rsidP="00F25A8C">
      <w:pPr>
        <w:pStyle w:val="ab"/>
        <w:numPr>
          <w:ilvl w:val="0"/>
          <w:numId w:val="32"/>
        </w:numPr>
        <w:rPr>
          <w:b/>
          <w:color w:val="FF0000"/>
        </w:rPr>
      </w:pPr>
      <w:r>
        <w:rPr>
          <w:rStyle w:val="aa"/>
        </w:rPr>
        <w:annotationRef/>
      </w:r>
      <w:r>
        <w:rPr>
          <w:rFonts w:hint="eastAsia"/>
          <w:b/>
          <w:color w:val="FF0000"/>
        </w:rPr>
        <w:t xml:space="preserve"> </w:t>
      </w:r>
      <w:r w:rsidRPr="00E72AA9">
        <w:rPr>
          <w:rFonts w:hint="eastAsia"/>
          <w:b/>
          <w:color w:val="FF0000"/>
        </w:rPr>
        <w:t>除</w:t>
      </w:r>
      <w:r>
        <w:rPr>
          <w:rFonts w:hint="eastAsia"/>
          <w:b/>
          <w:color w:val="FF0000"/>
        </w:rPr>
        <w:t>教师</w:t>
      </w:r>
      <w:r w:rsidRPr="00E72AA9">
        <w:rPr>
          <w:rFonts w:hint="eastAsia"/>
          <w:b/>
          <w:color w:val="FF0000"/>
        </w:rPr>
        <w:t>签名外，</w:t>
      </w:r>
      <w:r>
        <w:rPr>
          <w:rFonts w:hint="eastAsia"/>
          <w:b/>
          <w:color w:val="FF0000"/>
        </w:rPr>
        <w:t>其余</w:t>
      </w:r>
      <w:r w:rsidRPr="00E72AA9">
        <w:rPr>
          <w:rFonts w:hint="eastAsia"/>
          <w:b/>
          <w:color w:val="FF0000"/>
        </w:rPr>
        <w:t>打印</w:t>
      </w:r>
    </w:p>
    <w:p w14:paraId="7E23F609" w14:textId="77777777" w:rsidR="007E556C" w:rsidRDefault="007E556C" w:rsidP="00F25A8C">
      <w:pPr>
        <w:pStyle w:val="ab"/>
        <w:numPr>
          <w:ilvl w:val="0"/>
          <w:numId w:val="32"/>
        </w:num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打印时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勾选</w:t>
      </w:r>
      <w:r>
        <w:rPr>
          <w:b/>
          <w:color w:val="FF0000"/>
        </w:rPr>
        <w:t>“</w:t>
      </w:r>
      <w:r w:rsidRPr="00404018">
        <w:rPr>
          <w:b/>
        </w:rPr>
        <w:t>审阅</w:t>
      </w:r>
      <w:r w:rsidRPr="00404018">
        <w:rPr>
          <w:rFonts w:hint="eastAsia"/>
          <w:b/>
        </w:rPr>
        <w:t>/</w:t>
      </w:r>
      <w:r w:rsidRPr="00404018">
        <w:rPr>
          <w:rFonts w:hint="eastAsia"/>
          <w:b/>
        </w:rPr>
        <w:t>无</w:t>
      </w:r>
      <w:r w:rsidRPr="00404018">
        <w:rPr>
          <w:b/>
        </w:rPr>
        <w:t>标记</w:t>
      </w:r>
      <w:r>
        <w:rPr>
          <w:b/>
          <w:color w:val="FF0000"/>
        </w:rPr>
        <w:t>”</w:t>
      </w:r>
    </w:p>
    <w:p w14:paraId="44A2ACAF" w14:textId="77777777" w:rsidR="007E556C" w:rsidRPr="00F5008A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 w:rsidRPr="004B11ED">
        <w:rPr>
          <w:rFonts w:ascii="黑体" w:eastAsia="黑体" w:hAnsi="黑体" w:hint="eastAsia"/>
          <w:color w:val="FF0000"/>
          <w:highlight w:val="yellow"/>
        </w:rPr>
        <w:t xml:space="preserve"> 重要</w:t>
      </w:r>
      <w:r w:rsidRPr="004B11ED">
        <w:rPr>
          <w:rFonts w:ascii="黑体" w:eastAsia="黑体" w:hAnsi="黑体"/>
          <w:color w:val="FF0000"/>
          <w:highlight w:val="yellow"/>
        </w:rPr>
        <w:t>：</w:t>
      </w:r>
      <w:r w:rsidRPr="004B11ED">
        <w:rPr>
          <w:rFonts w:ascii="黑体" w:eastAsia="黑体" w:hAnsi="黑体" w:hint="eastAsia"/>
          <w:color w:val="FF0000"/>
          <w:highlight w:val="yellow"/>
        </w:rPr>
        <w:t>写报告时先</w:t>
      </w:r>
      <w:r w:rsidRPr="004B11ED">
        <w:rPr>
          <w:rFonts w:ascii="黑体" w:eastAsia="黑体" w:hAnsi="黑体"/>
          <w:color w:val="FF0000"/>
          <w:highlight w:val="yellow"/>
        </w:rPr>
        <w:t>备份</w:t>
      </w:r>
      <w:r w:rsidRPr="004B11ED">
        <w:rPr>
          <w:rFonts w:ascii="黑体" w:eastAsia="黑体" w:hAnsi="黑体" w:hint="eastAsia"/>
          <w:color w:val="FF0000"/>
          <w:highlight w:val="yellow"/>
        </w:rPr>
        <w:t>本模板，然后</w:t>
      </w:r>
      <w:r w:rsidRPr="004B11ED">
        <w:rPr>
          <w:rFonts w:ascii="黑体" w:eastAsia="黑体" w:hAnsi="黑体"/>
          <w:color w:val="FF0000"/>
          <w:highlight w:val="yellow"/>
        </w:rPr>
        <w:t>在上面        直接</w:t>
      </w:r>
      <w:r w:rsidRPr="004B11ED">
        <w:rPr>
          <w:rFonts w:ascii="黑体" w:eastAsia="黑体" w:hAnsi="黑体" w:hint="eastAsia"/>
          <w:color w:val="FF0000"/>
          <w:highlight w:val="yellow"/>
        </w:rPr>
        <w:t>修改，这样</w:t>
      </w:r>
      <w:r w:rsidRPr="004B11ED">
        <w:rPr>
          <w:rFonts w:ascii="黑体" w:eastAsia="黑体" w:hAnsi="黑体"/>
          <w:color w:val="FF0000"/>
          <w:highlight w:val="yellow"/>
        </w:rPr>
        <w:t>格式</w:t>
      </w:r>
      <w:r w:rsidRPr="004B11ED">
        <w:rPr>
          <w:rFonts w:ascii="黑体" w:eastAsia="黑体" w:hAnsi="黑体" w:hint="eastAsia"/>
          <w:color w:val="FF0000"/>
          <w:highlight w:val="yellow"/>
        </w:rPr>
        <w:t>不易</w:t>
      </w:r>
      <w:r w:rsidRPr="004B11ED">
        <w:rPr>
          <w:rFonts w:ascii="黑体" w:eastAsia="黑体" w:hAnsi="黑体"/>
          <w:color w:val="FF0000"/>
          <w:highlight w:val="yellow"/>
        </w:rPr>
        <w:t>出错！</w:t>
      </w:r>
    </w:p>
    <w:p w14:paraId="2FC78154" w14:textId="77777777" w:rsidR="007E556C" w:rsidRPr="002E479C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>
        <w:rPr>
          <w:rFonts w:ascii="黑体" w:eastAsia="黑体" w:hAnsi="黑体" w:hint="eastAsia"/>
          <w:color w:val="FF0000"/>
        </w:rPr>
        <w:t xml:space="preserve"> 不符合</w:t>
      </w:r>
      <w:r>
        <w:rPr>
          <w:rFonts w:ascii="黑体" w:eastAsia="黑体" w:hAnsi="黑体"/>
          <w:color w:val="FF0000"/>
        </w:rPr>
        <w:t>本</w:t>
      </w:r>
      <w:r>
        <w:rPr>
          <w:rFonts w:ascii="黑体" w:eastAsia="黑体" w:hAnsi="黑体" w:hint="eastAsia"/>
          <w:color w:val="FF0000"/>
        </w:rPr>
        <w:t>模板</w:t>
      </w:r>
      <w:r>
        <w:rPr>
          <w:rFonts w:ascii="黑体" w:eastAsia="黑体" w:hAnsi="黑体"/>
          <w:color w:val="FF0000"/>
        </w:rPr>
        <w:t>规定格式者，必须打回</w:t>
      </w:r>
      <w:r>
        <w:rPr>
          <w:rFonts w:ascii="黑体" w:eastAsia="黑体" w:hAnsi="黑体" w:hint="eastAsia"/>
          <w:color w:val="FF0000"/>
        </w:rPr>
        <w:t>去</w:t>
      </w:r>
      <w:r>
        <w:rPr>
          <w:rFonts w:ascii="黑体" w:eastAsia="黑体" w:hAnsi="黑体"/>
          <w:color w:val="FF0000"/>
        </w:rPr>
        <w:t>修改！</w:t>
      </w:r>
    </w:p>
    <w:p w14:paraId="13B93F7F" w14:textId="77777777" w:rsidR="007E556C" w:rsidRPr="004B11ED" w:rsidRDefault="007E556C" w:rsidP="00456D19">
      <w:pPr>
        <w:numPr>
          <w:ilvl w:val="0"/>
          <w:numId w:val="32"/>
        </w:numPr>
        <w:spacing w:line="360" w:lineRule="auto"/>
        <w:jc w:val="center"/>
        <w:rPr>
          <w:rFonts w:ascii="黑体" w:eastAsia="黑体" w:hAnsi="黑体"/>
          <w:b/>
          <w:color w:val="FF0000"/>
        </w:rPr>
      </w:pPr>
      <w:r>
        <w:rPr>
          <w:rFonts w:ascii="黑体" w:eastAsia="黑体" w:hAnsi="黑体" w:hint="eastAsia"/>
          <w:color w:val="FF0000"/>
        </w:rPr>
        <w:t xml:space="preserve"> 撰写</w:t>
      </w:r>
      <w:r>
        <w:rPr>
          <w:rFonts w:ascii="黑体" w:eastAsia="黑体" w:hAnsi="黑体"/>
          <w:color w:val="FF0000"/>
        </w:rPr>
        <w:t>时，特别注意</w:t>
      </w:r>
      <w:r>
        <w:rPr>
          <w:rFonts w:ascii="黑体" w:eastAsia="黑体" w:hAnsi="黑体" w:hint="eastAsia"/>
          <w:color w:val="FF0000"/>
        </w:rPr>
        <w:t>版面</w:t>
      </w:r>
      <w:r>
        <w:rPr>
          <w:rFonts w:ascii="黑体" w:eastAsia="黑体" w:hAnsi="黑体"/>
          <w:color w:val="FF0000"/>
        </w:rPr>
        <w:t>的美观性</w:t>
      </w:r>
      <w:r>
        <w:rPr>
          <w:rFonts w:ascii="黑体" w:eastAsia="黑体" w:hAnsi="黑体" w:hint="eastAsia"/>
          <w:color w:val="FF0000"/>
        </w:rPr>
        <w:t>！切忌草率</w:t>
      </w:r>
      <w:r>
        <w:rPr>
          <w:rFonts w:ascii="黑体" w:eastAsia="黑体" w:hAnsi="黑体"/>
          <w:color w:val="FF0000"/>
        </w:rPr>
        <w:t>！</w:t>
      </w:r>
    </w:p>
  </w:comment>
  <w:comment w:id="1" w:author="刘克剑" w:date="2011-11-29T12:39:00Z" w:initials="l">
    <w:p w14:paraId="44C5A5A8" w14:textId="77777777" w:rsidR="007E556C" w:rsidRPr="00404018" w:rsidRDefault="007E556C">
      <w:pPr>
        <w:pStyle w:val="ab"/>
        <w:rPr>
          <w:b/>
        </w:rPr>
      </w:pPr>
      <w:r>
        <w:rPr>
          <w:rFonts w:hint="eastAsia"/>
          <w:b/>
          <w:color w:val="FF0000"/>
        </w:rPr>
        <w:t>除封面和</w:t>
      </w:r>
      <w:r>
        <w:rPr>
          <w:b/>
          <w:color w:val="FF0000"/>
        </w:rPr>
        <w:t>目录</w:t>
      </w:r>
      <w:r>
        <w:rPr>
          <w:rFonts w:hint="eastAsia"/>
          <w:b/>
          <w:color w:val="FF0000"/>
        </w:rPr>
        <w:t>外，</w:t>
      </w:r>
      <w:r>
        <w:rPr>
          <w:rStyle w:val="aa"/>
        </w:rPr>
        <w:annotationRef/>
      </w:r>
      <w:r w:rsidRPr="00404018">
        <w:rPr>
          <w:rFonts w:hint="eastAsia"/>
          <w:b/>
        </w:rPr>
        <w:t>必须双面打印</w:t>
      </w:r>
    </w:p>
  </w:comment>
  <w:comment w:id="6" w:author="刘克剑" w:date="2012-11-10T10:49:00Z" w:initials="S">
    <w:p w14:paraId="6D70F28C" w14:textId="77777777" w:rsidR="007E556C" w:rsidRDefault="007E556C">
      <w:pPr>
        <w:pStyle w:val="ab"/>
        <w:rPr>
          <w:b/>
          <w:color w:val="FF0000"/>
        </w:rPr>
      </w:pPr>
      <w:r>
        <w:rPr>
          <w:rFonts w:hint="eastAsia"/>
          <w:b/>
          <w:color w:val="FF0000"/>
        </w:rPr>
        <w:t>单页</w:t>
      </w:r>
      <w:r>
        <w:rPr>
          <w:b/>
          <w:color w:val="FF0000"/>
        </w:rPr>
        <w:t>目录，单面打印</w:t>
      </w:r>
    </w:p>
    <w:p w14:paraId="2115E0DE" w14:textId="77777777" w:rsidR="007E556C" w:rsidRPr="00CF2854" w:rsidRDefault="007E556C">
      <w:pPr>
        <w:pStyle w:val="ab"/>
        <w:rPr>
          <w:b/>
          <w:color w:val="FF0000"/>
        </w:rPr>
      </w:pPr>
      <w:r>
        <w:rPr>
          <w:rStyle w:val="aa"/>
        </w:rPr>
        <w:annotationRef/>
      </w:r>
      <w:r>
        <w:rPr>
          <w:rFonts w:hint="eastAsia"/>
          <w:b/>
          <w:color w:val="FF0000"/>
        </w:rPr>
        <w:t>多</w:t>
      </w:r>
      <w:r>
        <w:rPr>
          <w:b/>
          <w:color w:val="FF0000"/>
        </w:rPr>
        <w:t>页</w:t>
      </w:r>
      <w:r w:rsidRPr="00CF2854">
        <w:rPr>
          <w:rFonts w:hint="eastAsia"/>
          <w:b/>
          <w:color w:val="FF0000"/>
        </w:rPr>
        <w:t>目录，双面打印</w:t>
      </w:r>
    </w:p>
  </w:comment>
  <w:comment w:id="5" w:author="黄襄念" w:date="2016-11-25T09:51:00Z" w:initials="hxn">
    <w:p w14:paraId="5F606FCD" w14:textId="77777777" w:rsidR="007E556C" w:rsidRDefault="007E556C" w:rsidP="00C82DF2">
      <w:pPr>
        <w:spacing w:line="360" w:lineRule="auto"/>
        <w:jc w:val="center"/>
      </w:pPr>
      <w:r>
        <w:rPr>
          <w:rStyle w:val="aa"/>
        </w:rPr>
        <w:annotationRef/>
      </w:r>
      <w:r>
        <w:rPr>
          <w:rFonts w:hint="eastAsia"/>
        </w:rPr>
        <w:t>（小三黑体，居中）</w:t>
      </w:r>
    </w:p>
    <w:p w14:paraId="11ADEC6F" w14:textId="77777777" w:rsidR="007E556C" w:rsidRDefault="007E556C" w:rsidP="00CD2882">
      <w:pPr>
        <w:numPr>
          <w:ilvl w:val="0"/>
          <w:numId w:val="33"/>
        </w:numPr>
        <w:spacing w:line="360" w:lineRule="auto"/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后面正文的</w:t>
      </w:r>
      <w:r w:rsidRPr="00B66346">
        <w:rPr>
          <w:rFonts w:hint="eastAsia"/>
          <w:color w:val="FF0000"/>
        </w:rPr>
        <w:t>标题</w:t>
      </w:r>
      <w:r>
        <w:rPr>
          <w:rFonts w:hint="eastAsia"/>
        </w:rPr>
        <w:t>已用样式，点击“</w:t>
      </w:r>
      <w:r w:rsidRPr="00C82DF2">
        <w:rPr>
          <w:rFonts w:ascii="黑体" w:eastAsia="黑体" w:hAnsi="黑体" w:hint="eastAsia"/>
          <w:color w:val="FF0000"/>
        </w:rPr>
        <w:t>引用/目录/自动</w:t>
      </w:r>
      <w:r w:rsidRPr="00C82DF2">
        <w:rPr>
          <w:rFonts w:ascii="黑体" w:eastAsia="黑体" w:hAnsi="黑体"/>
          <w:color w:val="FF0000"/>
        </w:rPr>
        <w:t>目录</w:t>
      </w:r>
      <w:r>
        <w:rPr>
          <w:rFonts w:hint="eastAsia"/>
        </w:rPr>
        <w:t>”（菜单与</w:t>
      </w:r>
      <w:r>
        <w:t>版本有关）</w:t>
      </w:r>
      <w:r>
        <w:rPr>
          <w:rFonts w:hint="eastAsia"/>
        </w:rPr>
        <w:t>，</w:t>
      </w:r>
      <w:r w:rsidRPr="00B66346">
        <w:rPr>
          <w:rFonts w:hint="eastAsia"/>
          <w:color w:val="FF0000"/>
        </w:rPr>
        <w:t>自动生成目录</w:t>
      </w:r>
      <w:r>
        <w:rPr>
          <w:rFonts w:hint="eastAsia"/>
        </w:rPr>
        <w:t>。</w:t>
      </w:r>
    </w:p>
    <w:p w14:paraId="58541372" w14:textId="77777777" w:rsidR="007E556C" w:rsidRPr="00CD2882" w:rsidRDefault="007E556C" w:rsidP="00CD2882">
      <w:pPr>
        <w:pStyle w:val="ab"/>
        <w:numPr>
          <w:ilvl w:val="0"/>
          <w:numId w:val="33"/>
        </w:numPr>
        <w:rPr>
          <w:b/>
          <w:color w:val="FF0000"/>
        </w:rPr>
      </w:pPr>
      <w:r>
        <w:rPr>
          <w:rFonts w:hint="eastAsia"/>
        </w:rPr>
        <w:t xml:space="preserve"> </w:t>
      </w:r>
      <w:r w:rsidRPr="00CD2882">
        <w:rPr>
          <w:rFonts w:hint="eastAsia"/>
          <w:b/>
          <w:color w:val="FF0000"/>
        </w:rPr>
        <w:t>目录最终</w:t>
      </w:r>
      <w:r>
        <w:rPr>
          <w:rFonts w:hint="eastAsia"/>
          <w:b/>
          <w:color w:val="FF0000"/>
        </w:rPr>
        <w:t>更新</w:t>
      </w:r>
      <w:r>
        <w:rPr>
          <w:b/>
          <w:color w:val="FF0000"/>
        </w:rPr>
        <w:t>、</w:t>
      </w:r>
      <w:r w:rsidRPr="00CD2882">
        <w:rPr>
          <w:b/>
          <w:color w:val="FF0000"/>
        </w:rPr>
        <w:t>确定后，才</w:t>
      </w:r>
      <w:r>
        <w:rPr>
          <w:rFonts w:hint="eastAsia"/>
          <w:b/>
          <w:color w:val="FF0000"/>
        </w:rPr>
        <w:t>手动</w:t>
      </w:r>
      <w:r w:rsidRPr="00CD2882">
        <w:rPr>
          <w:b/>
          <w:color w:val="FF0000"/>
        </w:rPr>
        <w:t>设置目录格式</w:t>
      </w:r>
      <w:r>
        <w:rPr>
          <w:rFonts w:hint="eastAsia"/>
          <w:b/>
          <w:color w:val="FF0000"/>
        </w:rPr>
        <w:t>！</w:t>
      </w:r>
      <w:r>
        <w:rPr>
          <w:b/>
          <w:color w:val="FF0000"/>
        </w:rPr>
        <w:t>否则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下次更新目录</w:t>
      </w:r>
      <w:r>
        <w:rPr>
          <w:rFonts w:hint="eastAsia"/>
          <w:b/>
          <w:color w:val="FF0000"/>
        </w:rPr>
        <w:t>时</w:t>
      </w:r>
      <w:r>
        <w:rPr>
          <w:b/>
          <w:color w:val="FF0000"/>
        </w:rPr>
        <w:t>，</w:t>
      </w:r>
      <w:r>
        <w:rPr>
          <w:rFonts w:hint="eastAsia"/>
          <w:b/>
          <w:color w:val="FF0000"/>
        </w:rPr>
        <w:t>格式</w:t>
      </w:r>
      <w:r>
        <w:rPr>
          <w:b/>
          <w:color w:val="FF0000"/>
        </w:rPr>
        <w:t>被还原。</w:t>
      </w:r>
    </w:p>
  </w:comment>
  <w:comment w:id="7" w:author="黄襄念" w:date="2016-11-25T09:49:00Z" w:initials="hxn">
    <w:p w14:paraId="2C7AF44D" w14:textId="77777777" w:rsidR="007E556C" w:rsidRPr="005026FB" w:rsidRDefault="007E556C" w:rsidP="0027018F">
      <w:pPr>
        <w:spacing w:line="360" w:lineRule="auto"/>
        <w:jc w:val="center"/>
        <w:rPr>
          <w:b/>
          <w:color w:val="FF0000"/>
        </w:rPr>
      </w:pPr>
      <w:r>
        <w:rPr>
          <w:rStyle w:val="aa"/>
        </w:rPr>
        <w:annotationRef/>
      </w:r>
      <w:r w:rsidRPr="005026FB">
        <w:rPr>
          <w:b/>
          <w:color w:val="FF0000"/>
        </w:rPr>
        <w:t>注意：一级标题不</w:t>
      </w:r>
      <w:r>
        <w:rPr>
          <w:rFonts w:hint="eastAsia"/>
          <w:b/>
          <w:color w:val="FF0000"/>
        </w:rPr>
        <w:t>得更改，如</w:t>
      </w:r>
      <w:r>
        <w:rPr>
          <w:b/>
          <w:color w:val="FF0000"/>
        </w:rPr>
        <w:t>摘要、前言等</w:t>
      </w:r>
    </w:p>
    <w:p w14:paraId="03FAF96E" w14:textId="77777777" w:rsidR="007E556C" w:rsidRDefault="007E556C" w:rsidP="0027018F">
      <w:pPr>
        <w:pStyle w:val="ab"/>
      </w:pPr>
      <w:r w:rsidRPr="0027018F">
        <w:rPr>
          <w:rFonts w:hint="eastAsia"/>
          <w:b/>
          <w:color w:val="FF0000"/>
        </w:rPr>
        <w:t>页码</w:t>
      </w:r>
      <w:r w:rsidRPr="0027018F">
        <w:rPr>
          <w:b/>
          <w:color w:val="FF0000"/>
        </w:rPr>
        <w:t>：</w:t>
      </w:r>
      <w:r>
        <w:rPr>
          <w:rFonts w:hint="eastAsia"/>
        </w:rPr>
        <w:t>正文开始编页码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…</w:t>
      </w:r>
    </w:p>
  </w:comment>
  <w:comment w:id="8" w:author="刘克剑" w:date="2010-06-25T18:25:00Z" w:initials="l">
    <w:p w14:paraId="4E3FA110" w14:textId="77777777" w:rsidR="007E556C" w:rsidRDefault="007E556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目录正文：统一为小四宋体（英文为</w:t>
      </w:r>
      <w:r>
        <w:rPr>
          <w:rFonts w:hint="eastAsia"/>
        </w:rPr>
        <w:t>Times New Roman</w:t>
      </w:r>
      <w:r>
        <w:rPr>
          <w:rFonts w:hint="eastAsia"/>
        </w:rPr>
        <w:t>）。</w:t>
      </w:r>
      <w:r>
        <w:rPr>
          <w:rFonts w:hint="eastAsia"/>
        </w:rPr>
        <w:t>1.5</w:t>
      </w:r>
      <w:r>
        <w:rPr>
          <w:rFonts w:hint="eastAsia"/>
        </w:rPr>
        <w:t>倍行距</w:t>
      </w:r>
    </w:p>
  </w:comment>
  <w:comment w:id="11" w:author="刘克剑" w:date="2010-12-03T16:36:00Z" w:initials="S">
    <w:p w14:paraId="7A12D42D" w14:textId="77777777" w:rsidR="007E556C" w:rsidRDefault="007E556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报告正文双面打印</w:t>
      </w:r>
    </w:p>
  </w:comment>
  <w:comment w:id="12" w:author="刘克剑" w:date="2011-11-29T11:04:00Z" w:initials="l">
    <w:p w14:paraId="3F62BBBB" w14:textId="77777777" w:rsidR="007E556C" w:rsidRDefault="007E556C">
      <w:pPr>
        <w:pStyle w:val="ab"/>
      </w:pPr>
      <w:r>
        <w:rPr>
          <w:rStyle w:val="aa"/>
        </w:rPr>
        <w:annotationRef/>
      </w:r>
      <w:r w:rsidRPr="00030FDF">
        <w:rPr>
          <w:rFonts w:hint="eastAsia"/>
          <w:b/>
          <w:color w:val="FF0000"/>
        </w:rPr>
        <w:t>一级标题</w:t>
      </w:r>
      <w:r>
        <w:rPr>
          <w:rFonts w:hint="eastAsia"/>
        </w:rPr>
        <w:t>：小三黑体，左对齐。</w:t>
      </w:r>
      <w:r w:rsidRPr="00030FDF">
        <w:rPr>
          <w:rFonts w:hint="eastAsia"/>
          <w:b/>
          <w:color w:val="FF0000"/>
        </w:rPr>
        <w:t>必须换页</w:t>
      </w:r>
      <w:r>
        <w:rPr>
          <w:rFonts w:hint="eastAsia"/>
        </w:rPr>
        <w:t>。</w:t>
      </w:r>
    </w:p>
  </w:comment>
  <w:comment w:id="15" w:author="刘克剑" w:date="2010-06-25T17:31:00Z" w:initials="l">
    <w:p w14:paraId="49C8D8AA" w14:textId="77777777" w:rsidR="007E556C" w:rsidRDefault="007E556C">
      <w:pPr>
        <w:pStyle w:val="ab"/>
      </w:pPr>
      <w:r>
        <w:rPr>
          <w:rStyle w:val="aa"/>
        </w:rPr>
        <w:annotationRef/>
      </w:r>
      <w:r w:rsidRPr="00674BB6">
        <w:rPr>
          <w:rFonts w:hint="eastAsia"/>
          <w:b/>
          <w:color w:val="FF0000"/>
        </w:rPr>
        <w:t>二级标题</w:t>
      </w:r>
      <w:r>
        <w:rPr>
          <w:rFonts w:hint="eastAsia"/>
        </w:rPr>
        <w:t>：四号黑体，左对齐</w:t>
      </w:r>
    </w:p>
  </w:comment>
  <w:comment w:id="16" w:author="刘克剑" w:date="2010-06-25T18:28:00Z" w:initials="l">
    <w:p w14:paraId="392CC288" w14:textId="77777777" w:rsidR="007E556C" w:rsidRDefault="007E556C">
      <w:pPr>
        <w:pStyle w:val="ab"/>
      </w:pPr>
      <w:r>
        <w:rPr>
          <w:rStyle w:val="aa"/>
        </w:rPr>
        <w:annotationRef/>
      </w:r>
      <w:r w:rsidRPr="00674BB6">
        <w:rPr>
          <w:rFonts w:hint="eastAsia"/>
          <w:b/>
          <w:color w:val="FF0000"/>
        </w:rPr>
        <w:t>正文</w:t>
      </w:r>
      <w:r>
        <w:rPr>
          <w:rFonts w:hint="eastAsia"/>
        </w:rPr>
        <w:t>：小四宋体，英文为</w:t>
      </w:r>
      <w:r>
        <w:rPr>
          <w:rFonts w:hint="eastAsia"/>
        </w:rPr>
        <w:t>Times New Roman</w:t>
      </w:r>
      <w:r>
        <w:t>.</w:t>
      </w:r>
    </w:p>
    <w:p w14:paraId="052FADE8" w14:textId="77777777" w:rsidR="007E556C" w:rsidRDefault="007E556C">
      <w:pPr>
        <w:pStyle w:val="ab"/>
      </w:pPr>
      <w:r w:rsidRPr="00674BB6">
        <w:rPr>
          <w:rFonts w:hint="eastAsia"/>
          <w:b/>
          <w:color w:val="FF0000"/>
        </w:rPr>
        <w:t>代码</w:t>
      </w:r>
      <w:r>
        <w:rPr>
          <w:rFonts w:hint="eastAsia"/>
          <w:b/>
          <w:color w:val="FF0000"/>
        </w:rPr>
        <w:t>：</w:t>
      </w:r>
      <w:r>
        <w:rPr>
          <w:rFonts w:hint="eastAsia"/>
        </w:rPr>
        <w:t>用</w:t>
      </w:r>
      <w:r w:rsidRPr="00DE5909">
        <w:rPr>
          <w:rFonts w:ascii="Arial" w:hAnsi="Arial" w:cs="Arial"/>
        </w:rPr>
        <w:t>Arial</w:t>
      </w:r>
      <w:r>
        <w:rPr>
          <w:rFonts w:ascii="Arial" w:hAnsi="Arial" w:cs="Arial"/>
        </w:rPr>
        <w:t>.</w:t>
      </w:r>
    </w:p>
    <w:p w14:paraId="112F503C" w14:textId="77777777" w:rsidR="007E556C" w:rsidRDefault="007E556C">
      <w:pPr>
        <w:pStyle w:val="ab"/>
      </w:pPr>
      <w:r>
        <w:rPr>
          <w:rFonts w:hint="eastAsia"/>
        </w:rPr>
        <w:t>正文行间距：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磅"/>
        </w:smartTagPr>
        <w:r>
          <w:rPr>
            <w:rFonts w:hint="eastAsia"/>
          </w:rPr>
          <w:t>20</w:t>
        </w:r>
        <w:r>
          <w:rPr>
            <w:rFonts w:hint="eastAsia"/>
          </w:rPr>
          <w:t>磅</w:t>
        </w:r>
      </w:smartTag>
      <w:r>
        <w:rPr>
          <w:rFonts w:hint="eastAsia"/>
        </w:rPr>
        <w:t>，段落首字缩进</w:t>
      </w:r>
      <w:r>
        <w:rPr>
          <w:rFonts w:hint="eastAsia"/>
        </w:rPr>
        <w:t>2</w:t>
      </w:r>
      <w:r>
        <w:rPr>
          <w:rFonts w:hint="eastAsia"/>
        </w:rPr>
        <w:t>个汉字字符</w:t>
      </w:r>
    </w:p>
  </w:comment>
  <w:comment w:id="29" w:author="黄襄念" w:date="2016-11-25T09:44:00Z" w:initials="hxn">
    <w:p w14:paraId="5F25D50D" w14:textId="77777777" w:rsidR="007E556C" w:rsidRPr="002E1000" w:rsidRDefault="007E556C">
      <w:pPr>
        <w:pStyle w:val="ab"/>
        <w:rPr>
          <w:color w:val="FF0000"/>
        </w:rPr>
      </w:pPr>
      <w:r w:rsidRPr="002E1000">
        <w:rPr>
          <w:rStyle w:val="aa"/>
          <w:color w:val="FF0000"/>
        </w:rPr>
        <w:annotationRef/>
      </w:r>
      <w:r w:rsidRPr="002E1000"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、</w:t>
      </w:r>
      <w:r w:rsidRPr="002E1000">
        <w:rPr>
          <w:rFonts w:hint="eastAsia"/>
          <w:color w:val="FF0000"/>
        </w:rPr>
        <w:t>表</w:t>
      </w:r>
      <w:r w:rsidRPr="002E1000">
        <w:rPr>
          <w:color w:val="FF0000"/>
        </w:rPr>
        <w:t>必须</w:t>
      </w:r>
      <w:r w:rsidRPr="002E1000">
        <w:rPr>
          <w:rFonts w:hint="eastAsia"/>
          <w:color w:val="FF0000"/>
        </w:rPr>
        <w:t>按</w:t>
      </w:r>
      <w:r w:rsidRPr="002E1000">
        <w:rPr>
          <w:color w:val="FF0000"/>
        </w:rPr>
        <w:t>一级标题编号</w:t>
      </w:r>
      <w:r w:rsidRPr="002E1000">
        <w:rPr>
          <w:rFonts w:hint="eastAsia"/>
          <w:color w:val="FF0000"/>
        </w:rPr>
        <w:t>，</w:t>
      </w:r>
      <w:r w:rsidRPr="002E1000">
        <w:rPr>
          <w:color w:val="FF0000"/>
        </w:rPr>
        <w:t>且有图题和表题</w:t>
      </w:r>
      <w:r>
        <w:rPr>
          <w:rFonts w:hint="eastAsia"/>
          <w:color w:val="FF0000"/>
        </w:rPr>
        <w:t>，</w:t>
      </w:r>
      <w:r>
        <w:rPr>
          <w:color w:val="FF0000"/>
        </w:rPr>
        <w:t>且用词准确</w:t>
      </w:r>
      <w:r>
        <w:rPr>
          <w:rFonts w:hint="eastAsia"/>
          <w:color w:val="FF0000"/>
        </w:rPr>
        <w:t>，</w:t>
      </w:r>
      <w:r>
        <w:rPr>
          <w:color w:val="FF0000"/>
        </w:rPr>
        <w:t>而非随意写一些。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B93F7F" w15:done="0"/>
  <w15:commentEx w15:paraId="44C5A5A8" w15:done="0"/>
  <w15:commentEx w15:paraId="2115E0DE" w15:done="0"/>
  <w15:commentEx w15:paraId="58541372" w15:done="0"/>
  <w15:commentEx w15:paraId="03FAF96E" w15:done="0"/>
  <w15:commentEx w15:paraId="4E3FA110" w15:done="0"/>
  <w15:commentEx w15:paraId="7A12D42D" w15:done="0"/>
  <w15:commentEx w15:paraId="3F62BBBB" w15:done="0"/>
  <w15:commentEx w15:paraId="49C8D8AA" w15:done="0"/>
  <w15:commentEx w15:paraId="112F503C" w15:done="0"/>
  <w15:commentEx w15:paraId="5F25D50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B93F7F" w16cid:durableId="0FCF6595"/>
  <w16cid:commentId w16cid:paraId="44C5A5A8" w16cid:durableId="228C856C"/>
  <w16cid:commentId w16cid:paraId="2115E0DE" w16cid:durableId="10A39AEF"/>
  <w16cid:commentId w16cid:paraId="58541372" w16cid:durableId="1BE28810"/>
  <w16cid:commentId w16cid:paraId="03FAF96E" w16cid:durableId="1BE2879C"/>
  <w16cid:commentId w16cid:paraId="4E3FA110" w16cid:durableId="228C856D"/>
  <w16cid:commentId w16cid:paraId="7A12D42D" w16cid:durableId="228C856E"/>
  <w16cid:commentId w16cid:paraId="3F62BBBB" w16cid:durableId="0FCF6648"/>
  <w16cid:commentId w16cid:paraId="49C8D8AA" w16cid:durableId="0FCF665F"/>
  <w16cid:commentId w16cid:paraId="112F503C" w16cid:durableId="0FCF6683"/>
  <w16cid:commentId w16cid:paraId="5F25D50D" w16cid:durableId="1BE2868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B2E80" w14:textId="77777777" w:rsidR="00CB2FDB" w:rsidRDefault="00CB2FDB">
      <w:r>
        <w:separator/>
      </w:r>
    </w:p>
  </w:endnote>
  <w:endnote w:type="continuationSeparator" w:id="0">
    <w:p w14:paraId="4D3705A8" w14:textId="77777777" w:rsidR="00CB2FDB" w:rsidRDefault="00CB2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470B3" w14:textId="77777777" w:rsidR="007E556C" w:rsidRDefault="007E556C" w:rsidP="00D86564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II</w:t>
    </w:r>
    <w:r>
      <w:rPr>
        <w:rStyle w:val="a8"/>
      </w:rPr>
      <w:fldChar w:fldCharType="end"/>
    </w:r>
  </w:p>
  <w:p w14:paraId="25D47751" w14:textId="77777777" w:rsidR="007E556C" w:rsidRDefault="007E556C" w:rsidP="00D86564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DB6096" w14:textId="77777777" w:rsidR="007E556C" w:rsidRDefault="007E556C" w:rsidP="003B059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III</w:t>
    </w:r>
    <w:r>
      <w:rPr>
        <w:rStyle w:val="a8"/>
      </w:rPr>
      <w:fldChar w:fldCharType="end"/>
    </w:r>
  </w:p>
  <w:p w14:paraId="7B151382" w14:textId="77777777" w:rsidR="007E556C" w:rsidRDefault="007E556C" w:rsidP="00D86564">
    <w:pPr>
      <w:pStyle w:val="a7"/>
      <w:ind w:right="360" w:firstLine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F440B" w14:textId="77777777" w:rsidR="007E556C" w:rsidRDefault="007E556C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204FEC" w14:textId="77777777" w:rsidR="007E556C" w:rsidRDefault="007E556C" w:rsidP="00115AA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10</w:t>
    </w:r>
    <w:r>
      <w:rPr>
        <w:rStyle w:val="a8"/>
      </w:rPr>
      <w:fldChar w:fldCharType="end"/>
    </w:r>
  </w:p>
  <w:p w14:paraId="6CA6EE05" w14:textId="77777777" w:rsidR="007E556C" w:rsidRDefault="007E556C" w:rsidP="00115AA0">
    <w:pPr>
      <w:pStyle w:val="a7"/>
      <w:ind w:right="36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54844" w14:textId="77777777" w:rsidR="007E556C" w:rsidRDefault="007E556C" w:rsidP="00115AA0">
    <w:pPr>
      <w:pStyle w:val="a7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</w:p>
  <w:p w14:paraId="2F9211CD" w14:textId="77777777" w:rsidR="007E556C" w:rsidRDefault="007E556C" w:rsidP="00115AA0">
    <w:pPr>
      <w:pStyle w:val="a7"/>
      <w:ind w:right="360" w:firstLine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EE2AE" w14:textId="77777777" w:rsidR="00CB2FDB" w:rsidRDefault="00CB2FDB">
      <w:r>
        <w:separator/>
      </w:r>
    </w:p>
  </w:footnote>
  <w:footnote w:type="continuationSeparator" w:id="0">
    <w:p w14:paraId="21FE4922" w14:textId="77777777" w:rsidR="00CB2FDB" w:rsidRDefault="00CB2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EBAF4" w14:textId="6366EBD8" w:rsidR="007E556C" w:rsidRPr="00115AA0" w:rsidRDefault="007E556C" w:rsidP="00956CF9">
    <w:pPr>
      <w:pStyle w:val="a9"/>
      <w:rPr>
        <w:rFonts w:ascii="隶书" w:eastAsia="隶书"/>
        <w:sz w:val="36"/>
        <w:szCs w:val="36"/>
      </w:rPr>
    </w:pPr>
    <w:r>
      <w:rPr>
        <w:rFonts w:ascii="隶书" w:eastAsia="隶书" w:hint="eastAsia"/>
        <w:sz w:val="36"/>
        <w:szCs w:val="36"/>
      </w:rPr>
      <w:t>学生信息管理系统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3E95B" w14:textId="77777777" w:rsidR="007E556C" w:rsidRPr="00115AA0" w:rsidRDefault="007E556C" w:rsidP="00115AA0">
    <w:pPr>
      <w:pStyle w:val="a9"/>
      <w:rPr>
        <w:rFonts w:ascii="隶书" w:eastAsia="隶书"/>
        <w:sz w:val="36"/>
        <w:szCs w:val="36"/>
      </w:rPr>
    </w:pPr>
    <w:r w:rsidRPr="00115AA0">
      <w:rPr>
        <w:rFonts w:ascii="隶书" w:eastAsia="隶书" w:hint="eastAsia"/>
        <w:sz w:val="36"/>
        <w:szCs w:val="36"/>
      </w:rPr>
      <w:t>西华大学</w:t>
    </w:r>
    <w:r>
      <w:rPr>
        <w:rFonts w:ascii="隶书" w:eastAsia="隶书" w:hint="eastAsia"/>
        <w:sz w:val="36"/>
        <w:szCs w:val="36"/>
      </w:rPr>
      <w:t>计算机与</w:t>
    </w:r>
    <w:r>
      <w:rPr>
        <w:rFonts w:ascii="隶书" w:eastAsia="隶书"/>
        <w:sz w:val="36"/>
        <w:szCs w:val="36"/>
      </w:rPr>
      <w:t>软件工程</w:t>
    </w:r>
    <w:r w:rsidRPr="00115AA0">
      <w:rPr>
        <w:rFonts w:ascii="隶书" w:eastAsia="隶书" w:hint="eastAsia"/>
        <w:sz w:val="36"/>
        <w:szCs w:val="36"/>
      </w:rPr>
      <w:t>学院课程设计说明书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005281" w14:textId="77777777" w:rsidR="007E556C" w:rsidRPr="002775D7" w:rsidRDefault="007E556C" w:rsidP="00115AA0">
    <w:pPr>
      <w:pStyle w:val="a9"/>
      <w:rPr>
        <w:sz w:val="36"/>
        <w:szCs w:val="36"/>
      </w:rPr>
    </w:pPr>
    <w:r w:rsidRPr="002775D7">
      <w:rPr>
        <w:rFonts w:ascii="隶书" w:eastAsia="隶书" w:hint="eastAsia"/>
        <w:sz w:val="36"/>
        <w:szCs w:val="36"/>
      </w:rPr>
      <w:t>西华大学数学与计算机学院课程设计说明书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118CA" w14:textId="77777777" w:rsidR="007E556C" w:rsidRPr="00115AA0" w:rsidRDefault="007E556C" w:rsidP="00115AA0">
    <w:pPr>
      <w:pStyle w:val="a9"/>
      <w:pBdr>
        <w:bottom w:val="single" w:sz="6" w:space="3" w:color="auto"/>
      </w:pBdr>
      <w:rPr>
        <w:rFonts w:ascii="隶书" w:eastAsia="隶书"/>
        <w:sz w:val="44"/>
        <w:szCs w:val="44"/>
      </w:rPr>
    </w:pPr>
    <w:r w:rsidRPr="00115AA0">
      <w:rPr>
        <w:rFonts w:ascii="隶书" w:eastAsia="隶书" w:hint="eastAsia"/>
        <w:sz w:val="36"/>
        <w:szCs w:val="36"/>
      </w:rPr>
      <w:t>XXX公司人事管理系统实现—管理模块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D5BF8"/>
    <w:multiLevelType w:val="hybridMultilevel"/>
    <w:tmpl w:val="0BF04A9A"/>
    <w:lvl w:ilvl="0" w:tplc="0409000F">
      <w:start w:val="1"/>
      <w:numFmt w:val="decimal"/>
      <w:lvlText w:val="%1."/>
      <w:lvlJc w:val="left"/>
      <w:pPr>
        <w:tabs>
          <w:tab w:val="num" w:pos="1412"/>
        </w:tabs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832"/>
        </w:tabs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52"/>
        </w:tabs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72"/>
        </w:tabs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92"/>
        </w:tabs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12"/>
        </w:tabs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2"/>
        </w:tabs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52"/>
        </w:tabs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72"/>
        </w:tabs>
        <w:ind w:left="4772" w:hanging="420"/>
      </w:pPr>
    </w:lvl>
  </w:abstractNum>
  <w:abstractNum w:abstractNumId="1" w15:restartNumberingAfterBreak="0">
    <w:nsid w:val="022B5DF8"/>
    <w:multiLevelType w:val="hybridMultilevel"/>
    <w:tmpl w:val="A612993E"/>
    <w:lvl w:ilvl="0" w:tplc="F7704D4A">
      <w:start w:val="2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065C158D"/>
    <w:multiLevelType w:val="hybridMultilevel"/>
    <w:tmpl w:val="E418138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121FEB"/>
    <w:multiLevelType w:val="hybridMultilevel"/>
    <w:tmpl w:val="8842F4A8"/>
    <w:lvl w:ilvl="0" w:tplc="3C482082">
      <w:start w:val="1"/>
      <w:numFmt w:val="decimal"/>
      <w:lvlText w:val="%1、"/>
      <w:lvlJc w:val="left"/>
      <w:pPr>
        <w:tabs>
          <w:tab w:val="num" w:pos="719"/>
        </w:tabs>
        <w:ind w:left="71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4" w15:restartNumberingAfterBreak="0">
    <w:nsid w:val="0DB45303"/>
    <w:multiLevelType w:val="hybridMultilevel"/>
    <w:tmpl w:val="15268FB0"/>
    <w:lvl w:ilvl="0" w:tplc="EDEC117C">
      <w:start w:val="2"/>
      <w:numFmt w:val="decimalFullWidth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C4274F"/>
    <w:multiLevelType w:val="hybridMultilevel"/>
    <w:tmpl w:val="9AEE01E4"/>
    <w:lvl w:ilvl="0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6" w15:restartNumberingAfterBreak="0">
    <w:nsid w:val="1E567974"/>
    <w:multiLevelType w:val="hybridMultilevel"/>
    <w:tmpl w:val="3952907E"/>
    <w:lvl w:ilvl="0" w:tplc="6D64093A">
      <w:start w:val="1"/>
      <w:numFmt w:val="decimal"/>
      <w:lvlText w:val="%1）"/>
      <w:lvlJc w:val="left"/>
      <w:pPr>
        <w:tabs>
          <w:tab w:val="num" w:pos="1095"/>
        </w:tabs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75"/>
        </w:tabs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15"/>
        </w:tabs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35"/>
        </w:tabs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55"/>
        </w:tabs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75"/>
        </w:tabs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95"/>
        </w:tabs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15"/>
        </w:tabs>
        <w:ind w:left="4515" w:hanging="420"/>
      </w:pPr>
    </w:lvl>
  </w:abstractNum>
  <w:abstractNum w:abstractNumId="7" w15:restartNumberingAfterBreak="0">
    <w:nsid w:val="1F4959AE"/>
    <w:multiLevelType w:val="hybridMultilevel"/>
    <w:tmpl w:val="7E389EEE"/>
    <w:lvl w:ilvl="0" w:tplc="4BAC614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42736E7"/>
    <w:multiLevelType w:val="hybridMultilevel"/>
    <w:tmpl w:val="8F08CC86"/>
    <w:lvl w:ilvl="0" w:tplc="3E128520">
      <w:start w:val="1"/>
      <w:numFmt w:val="decimal"/>
      <w:lvlText w:val="［%1］"/>
      <w:lvlJc w:val="left"/>
      <w:pPr>
        <w:tabs>
          <w:tab w:val="num" w:pos="720"/>
        </w:tabs>
        <w:ind w:left="720" w:hanging="720"/>
      </w:pPr>
      <w:rPr>
        <w:rFonts w:hint="eastAsia"/>
        <w:color w:val="00000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72A3F09"/>
    <w:multiLevelType w:val="hybridMultilevel"/>
    <w:tmpl w:val="944A76BC"/>
    <w:lvl w:ilvl="0" w:tplc="361AE150">
      <w:start w:val="1"/>
      <w:numFmt w:val="japaneseCounting"/>
      <w:lvlText w:val="%1、"/>
      <w:lvlJc w:val="left"/>
      <w:pPr>
        <w:tabs>
          <w:tab w:val="num" w:pos="779"/>
        </w:tabs>
        <w:ind w:left="779" w:hanging="420"/>
      </w:pPr>
      <w:rPr>
        <w:rFonts w:hint="eastAsia"/>
      </w:rPr>
    </w:lvl>
    <w:lvl w:ilvl="1" w:tplc="8126281E">
      <w:start w:val="1"/>
      <w:numFmt w:val="decimal"/>
      <w:lvlText w:val="%2、"/>
      <w:lvlJc w:val="left"/>
      <w:pPr>
        <w:tabs>
          <w:tab w:val="num" w:pos="1139"/>
        </w:tabs>
        <w:ind w:left="1139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10" w15:restartNumberingAfterBreak="0">
    <w:nsid w:val="27CF708A"/>
    <w:multiLevelType w:val="hybridMultilevel"/>
    <w:tmpl w:val="80FA8336"/>
    <w:lvl w:ilvl="0" w:tplc="95AA1756">
      <w:start w:val="1"/>
      <w:numFmt w:val="decimal"/>
      <w:lvlText w:val="（%1）"/>
      <w:lvlJc w:val="left"/>
      <w:pPr>
        <w:ind w:left="1200" w:hanging="7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E0E16E4"/>
    <w:multiLevelType w:val="hybridMultilevel"/>
    <w:tmpl w:val="27927954"/>
    <w:lvl w:ilvl="0" w:tplc="BCEE660A">
      <w:start w:val="1"/>
      <w:numFmt w:val="decimal"/>
      <w:lvlText w:val="［%1］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87A5C78"/>
    <w:multiLevelType w:val="hybridMultilevel"/>
    <w:tmpl w:val="E0F25D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6C6A50"/>
    <w:multiLevelType w:val="hybridMultilevel"/>
    <w:tmpl w:val="26285512"/>
    <w:lvl w:ilvl="0" w:tplc="5D6A02A8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3EDA651C"/>
    <w:multiLevelType w:val="hybridMultilevel"/>
    <w:tmpl w:val="27BA75B2"/>
    <w:lvl w:ilvl="0" w:tplc="F364F1E2">
      <w:start w:val="2"/>
      <w:numFmt w:val="japaneseCounting"/>
      <w:lvlText w:val="第%1条"/>
      <w:lvlJc w:val="left"/>
      <w:pPr>
        <w:tabs>
          <w:tab w:val="num" w:pos="1275"/>
        </w:tabs>
        <w:ind w:left="127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42091847"/>
    <w:multiLevelType w:val="multilevel"/>
    <w:tmpl w:val="498E55B6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4B76953"/>
    <w:multiLevelType w:val="hybridMultilevel"/>
    <w:tmpl w:val="AEE05C68"/>
    <w:lvl w:ilvl="0" w:tplc="7A50B314">
      <w:start w:val="3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5510622"/>
    <w:multiLevelType w:val="multilevel"/>
    <w:tmpl w:val="20ACDB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66D0A3D"/>
    <w:multiLevelType w:val="hybridMultilevel"/>
    <w:tmpl w:val="CB340F48"/>
    <w:lvl w:ilvl="0" w:tplc="04090001">
      <w:start w:val="1"/>
      <w:numFmt w:val="bullet"/>
      <w:lvlText w:val=""/>
      <w:lvlJc w:val="left"/>
      <w:pPr>
        <w:tabs>
          <w:tab w:val="num" w:pos="735"/>
        </w:tabs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</w:abstractNum>
  <w:abstractNum w:abstractNumId="19" w15:restartNumberingAfterBreak="0">
    <w:nsid w:val="470969D6"/>
    <w:multiLevelType w:val="hybridMultilevel"/>
    <w:tmpl w:val="EC1C72F0"/>
    <w:lvl w:ilvl="0" w:tplc="F404F996">
      <w:start w:val="1"/>
      <w:numFmt w:val="none"/>
      <w:lvlText w:val="一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0" w15:restartNumberingAfterBreak="0">
    <w:nsid w:val="472347EA"/>
    <w:multiLevelType w:val="hybridMultilevel"/>
    <w:tmpl w:val="8F8EC9AE"/>
    <w:lvl w:ilvl="0" w:tplc="E73A1EA8">
      <w:start w:val="1"/>
      <w:numFmt w:val="decimal"/>
      <w:lvlText w:val="(%1)"/>
      <w:lvlJc w:val="left"/>
      <w:pPr>
        <w:tabs>
          <w:tab w:val="num" w:pos="1440"/>
        </w:tabs>
        <w:ind w:left="144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1" w15:restartNumberingAfterBreak="0">
    <w:nsid w:val="4BB17D1D"/>
    <w:multiLevelType w:val="hybridMultilevel"/>
    <w:tmpl w:val="B6C8B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D185B80"/>
    <w:multiLevelType w:val="hybridMultilevel"/>
    <w:tmpl w:val="8F8EC9AE"/>
    <w:lvl w:ilvl="0" w:tplc="E73A1EA8">
      <w:start w:val="1"/>
      <w:numFmt w:val="decimal"/>
      <w:lvlText w:val="(%1)"/>
      <w:lvlJc w:val="left"/>
      <w:pPr>
        <w:tabs>
          <w:tab w:val="num" w:pos="960"/>
        </w:tabs>
        <w:ind w:left="960" w:hanging="9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10867A1"/>
    <w:multiLevelType w:val="hybridMultilevel"/>
    <w:tmpl w:val="930CC4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BD71029"/>
    <w:multiLevelType w:val="hybridMultilevel"/>
    <w:tmpl w:val="9ED4A9A2"/>
    <w:lvl w:ilvl="0" w:tplc="7430F0EE">
      <w:start w:val="3"/>
      <w:numFmt w:val="japaneseCounting"/>
      <w:lvlText w:val="%1、"/>
      <w:lvlJc w:val="left"/>
      <w:pPr>
        <w:tabs>
          <w:tab w:val="num" w:pos="779"/>
        </w:tabs>
        <w:ind w:left="77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25" w15:restartNumberingAfterBreak="0">
    <w:nsid w:val="5BFD4326"/>
    <w:multiLevelType w:val="hybridMultilevel"/>
    <w:tmpl w:val="403242D2"/>
    <w:lvl w:ilvl="0" w:tplc="DB28470A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eastAsia"/>
        <w:sz w:val="24"/>
        <w:szCs w:val="24"/>
      </w:rPr>
    </w:lvl>
    <w:lvl w:ilvl="1" w:tplc="9932B26C">
      <w:start w:val="1"/>
      <w:numFmt w:val="decimal"/>
      <w:lvlText w:val="%2、"/>
      <w:lvlJc w:val="left"/>
      <w:pPr>
        <w:tabs>
          <w:tab w:val="num" w:pos="795"/>
        </w:tabs>
        <w:ind w:left="795" w:hanging="375"/>
      </w:pPr>
      <w:rPr>
        <w:rFonts w:ascii="宋体" w:eastAsia="宋体" w:hAnsi="宋体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CFF791B"/>
    <w:multiLevelType w:val="hybridMultilevel"/>
    <w:tmpl w:val="85327026"/>
    <w:lvl w:ilvl="0" w:tplc="A9D03F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E3F71DD"/>
    <w:multiLevelType w:val="hybridMultilevel"/>
    <w:tmpl w:val="9A342FEC"/>
    <w:lvl w:ilvl="0" w:tplc="CFB6318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87A5779"/>
    <w:multiLevelType w:val="hybridMultilevel"/>
    <w:tmpl w:val="20ACDB64"/>
    <w:lvl w:ilvl="0" w:tplc="9D4E26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CD02555"/>
    <w:multiLevelType w:val="hybridMultilevel"/>
    <w:tmpl w:val="D36095C2"/>
    <w:lvl w:ilvl="0" w:tplc="CEC4CBB0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D1D3AB3"/>
    <w:multiLevelType w:val="hybridMultilevel"/>
    <w:tmpl w:val="6DF02998"/>
    <w:lvl w:ilvl="0" w:tplc="6EE2362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FC770E1"/>
    <w:multiLevelType w:val="hybridMultilevel"/>
    <w:tmpl w:val="6E6EDBCE"/>
    <w:lvl w:ilvl="0" w:tplc="C688EF2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4FF2222"/>
    <w:multiLevelType w:val="hybridMultilevel"/>
    <w:tmpl w:val="090A09B6"/>
    <w:lvl w:ilvl="0" w:tplc="0BF40BFC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3" w15:restartNumberingAfterBreak="0">
    <w:nsid w:val="784D6415"/>
    <w:multiLevelType w:val="hybridMultilevel"/>
    <w:tmpl w:val="9AEE01E4"/>
    <w:lvl w:ilvl="0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1" w:tplc="E72E6352">
      <w:start w:val="1"/>
      <w:numFmt w:val="bullet"/>
      <w:lvlText w:val=""/>
      <w:lvlJc w:val="left"/>
      <w:pPr>
        <w:tabs>
          <w:tab w:val="num" w:pos="1215"/>
        </w:tabs>
        <w:ind w:left="1215" w:hanging="360"/>
      </w:pPr>
      <w:rPr>
        <w:rFonts w:ascii="Symbol" w:eastAsia="仿宋_GB2312" w:hAnsi="Symbol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34" w15:restartNumberingAfterBreak="0">
    <w:nsid w:val="79B20655"/>
    <w:multiLevelType w:val="hybridMultilevel"/>
    <w:tmpl w:val="A2BEBCAC"/>
    <w:lvl w:ilvl="0" w:tplc="8202F146">
      <w:start w:val="2"/>
      <w:numFmt w:val="japaneseCounting"/>
      <w:lvlText w:val="第%1条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9BD2345"/>
    <w:multiLevelType w:val="hybridMultilevel"/>
    <w:tmpl w:val="5BD095D4"/>
    <w:lvl w:ilvl="0" w:tplc="04AC818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BDA2D4E"/>
    <w:multiLevelType w:val="hybridMultilevel"/>
    <w:tmpl w:val="8D78C0C2"/>
    <w:lvl w:ilvl="0" w:tplc="818449FA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C731C26"/>
    <w:multiLevelType w:val="hybridMultilevel"/>
    <w:tmpl w:val="90FCB114"/>
    <w:lvl w:ilvl="0" w:tplc="E72E6352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1" w:tplc="E72E6352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eastAsia="仿宋_GB2312" w:hAnsi="Symbol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7E343B"/>
    <w:multiLevelType w:val="hybridMultilevel"/>
    <w:tmpl w:val="3BA23132"/>
    <w:lvl w:ilvl="0" w:tplc="CC881AE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9"/>
  </w:num>
  <w:num w:numId="2">
    <w:abstractNumId w:val="28"/>
  </w:num>
  <w:num w:numId="3">
    <w:abstractNumId w:val="25"/>
  </w:num>
  <w:num w:numId="4">
    <w:abstractNumId w:val="2"/>
  </w:num>
  <w:num w:numId="5">
    <w:abstractNumId w:val="34"/>
  </w:num>
  <w:num w:numId="6">
    <w:abstractNumId w:val="32"/>
  </w:num>
  <w:num w:numId="7">
    <w:abstractNumId w:val="14"/>
  </w:num>
  <w:num w:numId="8">
    <w:abstractNumId w:val="13"/>
  </w:num>
  <w:num w:numId="9">
    <w:abstractNumId w:val="1"/>
  </w:num>
  <w:num w:numId="10">
    <w:abstractNumId w:val="0"/>
  </w:num>
  <w:num w:numId="11">
    <w:abstractNumId w:val="20"/>
  </w:num>
  <w:num w:numId="12">
    <w:abstractNumId w:val="22"/>
  </w:num>
  <w:num w:numId="13">
    <w:abstractNumId w:val="31"/>
  </w:num>
  <w:num w:numId="14">
    <w:abstractNumId w:val="36"/>
  </w:num>
  <w:num w:numId="15">
    <w:abstractNumId w:val="11"/>
  </w:num>
  <w:num w:numId="16">
    <w:abstractNumId w:val="17"/>
  </w:num>
  <w:num w:numId="17">
    <w:abstractNumId w:val="9"/>
  </w:num>
  <w:num w:numId="18">
    <w:abstractNumId w:val="24"/>
  </w:num>
  <w:num w:numId="19">
    <w:abstractNumId w:val="3"/>
  </w:num>
  <w:num w:numId="20">
    <w:abstractNumId w:val="37"/>
  </w:num>
  <w:num w:numId="21">
    <w:abstractNumId w:val="3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33"/>
  </w:num>
  <w:num w:numId="24">
    <w:abstractNumId w:val="18"/>
  </w:num>
  <w:num w:numId="25">
    <w:abstractNumId w:val="8"/>
  </w:num>
  <w:num w:numId="26">
    <w:abstractNumId w:val="15"/>
  </w:num>
  <w:num w:numId="27">
    <w:abstractNumId w:val="29"/>
  </w:num>
  <w:num w:numId="28">
    <w:abstractNumId w:val="7"/>
  </w:num>
  <w:num w:numId="29">
    <w:abstractNumId w:val="26"/>
  </w:num>
  <w:num w:numId="30">
    <w:abstractNumId w:val="38"/>
  </w:num>
  <w:num w:numId="31">
    <w:abstractNumId w:val="6"/>
  </w:num>
  <w:num w:numId="32">
    <w:abstractNumId w:val="12"/>
  </w:num>
  <w:num w:numId="33">
    <w:abstractNumId w:val="21"/>
  </w:num>
  <w:num w:numId="34">
    <w:abstractNumId w:val="35"/>
  </w:num>
  <w:num w:numId="35">
    <w:abstractNumId w:val="4"/>
  </w:num>
  <w:num w:numId="36">
    <w:abstractNumId w:val="16"/>
  </w:num>
  <w:num w:numId="37">
    <w:abstractNumId w:val="10"/>
  </w:num>
  <w:num w:numId="38">
    <w:abstractNumId w:val="30"/>
  </w:num>
  <w:num w:numId="39">
    <w:abstractNumId w:val="27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D0"/>
    <w:rsid w:val="00000056"/>
    <w:rsid w:val="0000695D"/>
    <w:rsid w:val="00007EEC"/>
    <w:rsid w:val="00013A44"/>
    <w:rsid w:val="00017260"/>
    <w:rsid w:val="0001772C"/>
    <w:rsid w:val="00024249"/>
    <w:rsid w:val="00027B34"/>
    <w:rsid w:val="00030FDF"/>
    <w:rsid w:val="000327FD"/>
    <w:rsid w:val="00042F72"/>
    <w:rsid w:val="000431FB"/>
    <w:rsid w:val="00043706"/>
    <w:rsid w:val="00061DE8"/>
    <w:rsid w:val="00065271"/>
    <w:rsid w:val="000721C6"/>
    <w:rsid w:val="000724C9"/>
    <w:rsid w:val="00074FCD"/>
    <w:rsid w:val="000777B9"/>
    <w:rsid w:val="00083574"/>
    <w:rsid w:val="000850F5"/>
    <w:rsid w:val="00094518"/>
    <w:rsid w:val="000952D9"/>
    <w:rsid w:val="000B4017"/>
    <w:rsid w:val="000C4037"/>
    <w:rsid w:val="000C59F3"/>
    <w:rsid w:val="000D1149"/>
    <w:rsid w:val="000D3D8F"/>
    <w:rsid w:val="000E4D84"/>
    <w:rsid w:val="000E7CDB"/>
    <w:rsid w:val="000F17B8"/>
    <w:rsid w:val="000F534B"/>
    <w:rsid w:val="00114019"/>
    <w:rsid w:val="00115AA0"/>
    <w:rsid w:val="00123C93"/>
    <w:rsid w:val="001250D6"/>
    <w:rsid w:val="00126D0E"/>
    <w:rsid w:val="00130C9D"/>
    <w:rsid w:val="00145C91"/>
    <w:rsid w:val="001469C4"/>
    <w:rsid w:val="00147D99"/>
    <w:rsid w:val="001569D3"/>
    <w:rsid w:val="0017086B"/>
    <w:rsid w:val="00171CBE"/>
    <w:rsid w:val="00175E36"/>
    <w:rsid w:val="00186622"/>
    <w:rsid w:val="00186EC1"/>
    <w:rsid w:val="00190E1A"/>
    <w:rsid w:val="00192F83"/>
    <w:rsid w:val="00193685"/>
    <w:rsid w:val="001A0F61"/>
    <w:rsid w:val="001A333A"/>
    <w:rsid w:val="001A6863"/>
    <w:rsid w:val="001C0408"/>
    <w:rsid w:val="001C243B"/>
    <w:rsid w:val="001C599B"/>
    <w:rsid w:val="001C6BE5"/>
    <w:rsid w:val="001C7160"/>
    <w:rsid w:val="001D2C2C"/>
    <w:rsid w:val="001E1017"/>
    <w:rsid w:val="001E2595"/>
    <w:rsid w:val="001E2A31"/>
    <w:rsid w:val="001E6917"/>
    <w:rsid w:val="001F25D8"/>
    <w:rsid w:val="0020002D"/>
    <w:rsid w:val="0020640A"/>
    <w:rsid w:val="00207BD6"/>
    <w:rsid w:val="00252627"/>
    <w:rsid w:val="00254C13"/>
    <w:rsid w:val="0025629F"/>
    <w:rsid w:val="002565E8"/>
    <w:rsid w:val="00265EB5"/>
    <w:rsid w:val="0026748F"/>
    <w:rsid w:val="0027018F"/>
    <w:rsid w:val="002707B9"/>
    <w:rsid w:val="00271117"/>
    <w:rsid w:val="002736DE"/>
    <w:rsid w:val="00275CBE"/>
    <w:rsid w:val="002773F4"/>
    <w:rsid w:val="002775D7"/>
    <w:rsid w:val="00280D39"/>
    <w:rsid w:val="00292856"/>
    <w:rsid w:val="002A3A6F"/>
    <w:rsid w:val="002B25A4"/>
    <w:rsid w:val="002B5A6E"/>
    <w:rsid w:val="002B7FDC"/>
    <w:rsid w:val="002C1792"/>
    <w:rsid w:val="002C1CE5"/>
    <w:rsid w:val="002D4693"/>
    <w:rsid w:val="002D57FE"/>
    <w:rsid w:val="002E1000"/>
    <w:rsid w:val="002E359E"/>
    <w:rsid w:val="002E3AA0"/>
    <w:rsid w:val="002E479C"/>
    <w:rsid w:val="002F4A05"/>
    <w:rsid w:val="002F5676"/>
    <w:rsid w:val="0030017F"/>
    <w:rsid w:val="00301FC6"/>
    <w:rsid w:val="00303015"/>
    <w:rsid w:val="00303B23"/>
    <w:rsid w:val="0030438B"/>
    <w:rsid w:val="00307EBB"/>
    <w:rsid w:val="00315581"/>
    <w:rsid w:val="0031580C"/>
    <w:rsid w:val="00320567"/>
    <w:rsid w:val="003223A3"/>
    <w:rsid w:val="0032366A"/>
    <w:rsid w:val="0032542E"/>
    <w:rsid w:val="00326094"/>
    <w:rsid w:val="003303C5"/>
    <w:rsid w:val="0034313D"/>
    <w:rsid w:val="00345D67"/>
    <w:rsid w:val="00352D17"/>
    <w:rsid w:val="003655CF"/>
    <w:rsid w:val="00367359"/>
    <w:rsid w:val="00367A24"/>
    <w:rsid w:val="00374C1C"/>
    <w:rsid w:val="003822E6"/>
    <w:rsid w:val="003939F5"/>
    <w:rsid w:val="003B0590"/>
    <w:rsid w:val="003C21F8"/>
    <w:rsid w:val="003C45B4"/>
    <w:rsid w:val="003C678E"/>
    <w:rsid w:val="003E3E6E"/>
    <w:rsid w:val="003E61FA"/>
    <w:rsid w:val="004008EB"/>
    <w:rsid w:val="00401F51"/>
    <w:rsid w:val="00404018"/>
    <w:rsid w:val="00412657"/>
    <w:rsid w:val="004168D7"/>
    <w:rsid w:val="00420CBA"/>
    <w:rsid w:val="00422A51"/>
    <w:rsid w:val="0042606A"/>
    <w:rsid w:val="00427032"/>
    <w:rsid w:val="004272A2"/>
    <w:rsid w:val="00427AC3"/>
    <w:rsid w:val="00434548"/>
    <w:rsid w:val="00435F15"/>
    <w:rsid w:val="004476FE"/>
    <w:rsid w:val="00452BBC"/>
    <w:rsid w:val="00455493"/>
    <w:rsid w:val="00456D19"/>
    <w:rsid w:val="00467B6D"/>
    <w:rsid w:val="004775A2"/>
    <w:rsid w:val="00482C1B"/>
    <w:rsid w:val="00482FDD"/>
    <w:rsid w:val="00484D3E"/>
    <w:rsid w:val="004942A1"/>
    <w:rsid w:val="004A290B"/>
    <w:rsid w:val="004A64CC"/>
    <w:rsid w:val="004B11ED"/>
    <w:rsid w:val="004B1258"/>
    <w:rsid w:val="004B128F"/>
    <w:rsid w:val="004B4667"/>
    <w:rsid w:val="004B5BE9"/>
    <w:rsid w:val="004B6164"/>
    <w:rsid w:val="004B7315"/>
    <w:rsid w:val="004C2275"/>
    <w:rsid w:val="004C6124"/>
    <w:rsid w:val="004C74C5"/>
    <w:rsid w:val="004D1B5F"/>
    <w:rsid w:val="004D3988"/>
    <w:rsid w:val="004D4D40"/>
    <w:rsid w:val="004F07CD"/>
    <w:rsid w:val="004F0E1A"/>
    <w:rsid w:val="004F40BC"/>
    <w:rsid w:val="005026FB"/>
    <w:rsid w:val="00510AAA"/>
    <w:rsid w:val="00520F18"/>
    <w:rsid w:val="00527384"/>
    <w:rsid w:val="00547274"/>
    <w:rsid w:val="00557BFC"/>
    <w:rsid w:val="00566F11"/>
    <w:rsid w:val="00581BCD"/>
    <w:rsid w:val="00593AE6"/>
    <w:rsid w:val="00594277"/>
    <w:rsid w:val="005A0E01"/>
    <w:rsid w:val="005A2D46"/>
    <w:rsid w:val="005C40A4"/>
    <w:rsid w:val="005C4176"/>
    <w:rsid w:val="005D72C6"/>
    <w:rsid w:val="005E098F"/>
    <w:rsid w:val="005E289F"/>
    <w:rsid w:val="005F0E1F"/>
    <w:rsid w:val="005F2737"/>
    <w:rsid w:val="00604149"/>
    <w:rsid w:val="006171C7"/>
    <w:rsid w:val="0063538E"/>
    <w:rsid w:val="0064112B"/>
    <w:rsid w:val="00645D80"/>
    <w:rsid w:val="006469C3"/>
    <w:rsid w:val="00652465"/>
    <w:rsid w:val="006526DD"/>
    <w:rsid w:val="006549F2"/>
    <w:rsid w:val="0066031B"/>
    <w:rsid w:val="00673DD0"/>
    <w:rsid w:val="00674BB6"/>
    <w:rsid w:val="006778AE"/>
    <w:rsid w:val="00682841"/>
    <w:rsid w:val="00684D6E"/>
    <w:rsid w:val="00693F32"/>
    <w:rsid w:val="0069462B"/>
    <w:rsid w:val="006A0836"/>
    <w:rsid w:val="006A17B7"/>
    <w:rsid w:val="006A37A1"/>
    <w:rsid w:val="006A4BD2"/>
    <w:rsid w:val="006B67C5"/>
    <w:rsid w:val="006B6C10"/>
    <w:rsid w:val="006B771C"/>
    <w:rsid w:val="006E64B6"/>
    <w:rsid w:val="006F367E"/>
    <w:rsid w:val="006F5C4B"/>
    <w:rsid w:val="006F63BB"/>
    <w:rsid w:val="006F7572"/>
    <w:rsid w:val="00700BE1"/>
    <w:rsid w:val="007054DF"/>
    <w:rsid w:val="007135DC"/>
    <w:rsid w:val="0071417D"/>
    <w:rsid w:val="0072270B"/>
    <w:rsid w:val="007417BF"/>
    <w:rsid w:val="00746151"/>
    <w:rsid w:val="007511BC"/>
    <w:rsid w:val="00753C2B"/>
    <w:rsid w:val="00760E59"/>
    <w:rsid w:val="007631EA"/>
    <w:rsid w:val="00775442"/>
    <w:rsid w:val="00780693"/>
    <w:rsid w:val="00780C00"/>
    <w:rsid w:val="007833B8"/>
    <w:rsid w:val="007916AB"/>
    <w:rsid w:val="00791B75"/>
    <w:rsid w:val="007925F3"/>
    <w:rsid w:val="007B29FB"/>
    <w:rsid w:val="007B36C3"/>
    <w:rsid w:val="007C38F2"/>
    <w:rsid w:val="007D2A44"/>
    <w:rsid w:val="007D32B0"/>
    <w:rsid w:val="007D4D15"/>
    <w:rsid w:val="007E556C"/>
    <w:rsid w:val="007E573E"/>
    <w:rsid w:val="007F0A81"/>
    <w:rsid w:val="008005EF"/>
    <w:rsid w:val="0080460D"/>
    <w:rsid w:val="00807822"/>
    <w:rsid w:val="0082280A"/>
    <w:rsid w:val="00843816"/>
    <w:rsid w:val="00847BEC"/>
    <w:rsid w:val="00862A1E"/>
    <w:rsid w:val="00877499"/>
    <w:rsid w:val="008921DD"/>
    <w:rsid w:val="008937DA"/>
    <w:rsid w:val="008A1BE9"/>
    <w:rsid w:val="008A656A"/>
    <w:rsid w:val="008B0BB1"/>
    <w:rsid w:val="008B0F31"/>
    <w:rsid w:val="008B1055"/>
    <w:rsid w:val="008C61ED"/>
    <w:rsid w:val="008D46A1"/>
    <w:rsid w:val="008D4BD9"/>
    <w:rsid w:val="008F106A"/>
    <w:rsid w:val="008F6FBC"/>
    <w:rsid w:val="008F73FF"/>
    <w:rsid w:val="00903A2F"/>
    <w:rsid w:val="00912F32"/>
    <w:rsid w:val="00916B3F"/>
    <w:rsid w:val="00925D96"/>
    <w:rsid w:val="00934B6D"/>
    <w:rsid w:val="00940C60"/>
    <w:rsid w:val="00954681"/>
    <w:rsid w:val="00956CF9"/>
    <w:rsid w:val="00964D25"/>
    <w:rsid w:val="00973B80"/>
    <w:rsid w:val="0097479F"/>
    <w:rsid w:val="009805F3"/>
    <w:rsid w:val="00982BBE"/>
    <w:rsid w:val="00986C12"/>
    <w:rsid w:val="009872F6"/>
    <w:rsid w:val="009A06C4"/>
    <w:rsid w:val="009A1911"/>
    <w:rsid w:val="009A3622"/>
    <w:rsid w:val="009A63BE"/>
    <w:rsid w:val="009C1A9A"/>
    <w:rsid w:val="009C2563"/>
    <w:rsid w:val="009D01C5"/>
    <w:rsid w:val="009D166D"/>
    <w:rsid w:val="009D6EF3"/>
    <w:rsid w:val="009E2544"/>
    <w:rsid w:val="009F2D8A"/>
    <w:rsid w:val="00A02C43"/>
    <w:rsid w:val="00A04558"/>
    <w:rsid w:val="00A050ED"/>
    <w:rsid w:val="00A05662"/>
    <w:rsid w:val="00A1081C"/>
    <w:rsid w:val="00A1799A"/>
    <w:rsid w:val="00A22CE1"/>
    <w:rsid w:val="00A23168"/>
    <w:rsid w:val="00A24A92"/>
    <w:rsid w:val="00A2615B"/>
    <w:rsid w:val="00A316F9"/>
    <w:rsid w:val="00A35D41"/>
    <w:rsid w:val="00A36471"/>
    <w:rsid w:val="00A36625"/>
    <w:rsid w:val="00A567AE"/>
    <w:rsid w:val="00A6227A"/>
    <w:rsid w:val="00A652F1"/>
    <w:rsid w:val="00A6574D"/>
    <w:rsid w:val="00A66FB5"/>
    <w:rsid w:val="00A677C0"/>
    <w:rsid w:val="00A72A59"/>
    <w:rsid w:val="00A72C4E"/>
    <w:rsid w:val="00A7758F"/>
    <w:rsid w:val="00A82C95"/>
    <w:rsid w:val="00AB6741"/>
    <w:rsid w:val="00AB7F65"/>
    <w:rsid w:val="00AB7FD2"/>
    <w:rsid w:val="00AD2CDF"/>
    <w:rsid w:val="00AD2F48"/>
    <w:rsid w:val="00AD5C7F"/>
    <w:rsid w:val="00AE1BBC"/>
    <w:rsid w:val="00AE47BA"/>
    <w:rsid w:val="00AE5958"/>
    <w:rsid w:val="00AE662B"/>
    <w:rsid w:val="00AF72F0"/>
    <w:rsid w:val="00B0086F"/>
    <w:rsid w:val="00B06102"/>
    <w:rsid w:val="00B16E46"/>
    <w:rsid w:val="00B409DD"/>
    <w:rsid w:val="00B418B1"/>
    <w:rsid w:val="00B4420E"/>
    <w:rsid w:val="00B46923"/>
    <w:rsid w:val="00B561F0"/>
    <w:rsid w:val="00B65D60"/>
    <w:rsid w:val="00B661B6"/>
    <w:rsid w:val="00B66346"/>
    <w:rsid w:val="00B709C4"/>
    <w:rsid w:val="00B73EF6"/>
    <w:rsid w:val="00B7669D"/>
    <w:rsid w:val="00B774BE"/>
    <w:rsid w:val="00B81894"/>
    <w:rsid w:val="00B81FEA"/>
    <w:rsid w:val="00B953E9"/>
    <w:rsid w:val="00BC1A28"/>
    <w:rsid w:val="00BD136A"/>
    <w:rsid w:val="00BD183A"/>
    <w:rsid w:val="00BD6042"/>
    <w:rsid w:val="00BE005A"/>
    <w:rsid w:val="00BE7F5C"/>
    <w:rsid w:val="00BF1E05"/>
    <w:rsid w:val="00BF5929"/>
    <w:rsid w:val="00BF6F7B"/>
    <w:rsid w:val="00C018D0"/>
    <w:rsid w:val="00C11D29"/>
    <w:rsid w:val="00C20A2D"/>
    <w:rsid w:val="00C33C43"/>
    <w:rsid w:val="00C47997"/>
    <w:rsid w:val="00C52652"/>
    <w:rsid w:val="00C573BB"/>
    <w:rsid w:val="00C60187"/>
    <w:rsid w:val="00C63ECE"/>
    <w:rsid w:val="00C67ED9"/>
    <w:rsid w:val="00C70919"/>
    <w:rsid w:val="00C75786"/>
    <w:rsid w:val="00C75D78"/>
    <w:rsid w:val="00C8029B"/>
    <w:rsid w:val="00C82DF2"/>
    <w:rsid w:val="00C87056"/>
    <w:rsid w:val="00C96716"/>
    <w:rsid w:val="00C96C23"/>
    <w:rsid w:val="00C96C49"/>
    <w:rsid w:val="00CA2DDD"/>
    <w:rsid w:val="00CA7AD0"/>
    <w:rsid w:val="00CB2FDB"/>
    <w:rsid w:val="00CB5169"/>
    <w:rsid w:val="00CC03E2"/>
    <w:rsid w:val="00CC4002"/>
    <w:rsid w:val="00CD2882"/>
    <w:rsid w:val="00CD3784"/>
    <w:rsid w:val="00CD4C33"/>
    <w:rsid w:val="00CE0279"/>
    <w:rsid w:val="00CE456B"/>
    <w:rsid w:val="00CF2854"/>
    <w:rsid w:val="00D14C75"/>
    <w:rsid w:val="00D1611D"/>
    <w:rsid w:val="00D2026B"/>
    <w:rsid w:val="00D218B2"/>
    <w:rsid w:val="00D23B4E"/>
    <w:rsid w:val="00D46075"/>
    <w:rsid w:val="00D6508C"/>
    <w:rsid w:val="00D65592"/>
    <w:rsid w:val="00D6772F"/>
    <w:rsid w:val="00D6774D"/>
    <w:rsid w:val="00D67F41"/>
    <w:rsid w:val="00D845DC"/>
    <w:rsid w:val="00D86564"/>
    <w:rsid w:val="00D87698"/>
    <w:rsid w:val="00D936CD"/>
    <w:rsid w:val="00D94307"/>
    <w:rsid w:val="00DA0FD5"/>
    <w:rsid w:val="00DA2A67"/>
    <w:rsid w:val="00DA6EC8"/>
    <w:rsid w:val="00DB003B"/>
    <w:rsid w:val="00DC7CFA"/>
    <w:rsid w:val="00DE5909"/>
    <w:rsid w:val="00DF2AFE"/>
    <w:rsid w:val="00DF4261"/>
    <w:rsid w:val="00E20064"/>
    <w:rsid w:val="00E257C0"/>
    <w:rsid w:val="00E2600D"/>
    <w:rsid w:val="00E33CD0"/>
    <w:rsid w:val="00E33DE7"/>
    <w:rsid w:val="00E37A61"/>
    <w:rsid w:val="00E40FEC"/>
    <w:rsid w:val="00E5208B"/>
    <w:rsid w:val="00E52327"/>
    <w:rsid w:val="00E61E37"/>
    <w:rsid w:val="00E72AA9"/>
    <w:rsid w:val="00E81168"/>
    <w:rsid w:val="00E813CE"/>
    <w:rsid w:val="00E8504A"/>
    <w:rsid w:val="00E929CE"/>
    <w:rsid w:val="00EB79CB"/>
    <w:rsid w:val="00EE3358"/>
    <w:rsid w:val="00EE63D8"/>
    <w:rsid w:val="00EE65CA"/>
    <w:rsid w:val="00EF7D2A"/>
    <w:rsid w:val="00F002CF"/>
    <w:rsid w:val="00F00C0A"/>
    <w:rsid w:val="00F01596"/>
    <w:rsid w:val="00F05F8B"/>
    <w:rsid w:val="00F12CDB"/>
    <w:rsid w:val="00F20BFD"/>
    <w:rsid w:val="00F233AB"/>
    <w:rsid w:val="00F23974"/>
    <w:rsid w:val="00F25A8C"/>
    <w:rsid w:val="00F31D45"/>
    <w:rsid w:val="00F3272B"/>
    <w:rsid w:val="00F366E6"/>
    <w:rsid w:val="00F36E2D"/>
    <w:rsid w:val="00F44B83"/>
    <w:rsid w:val="00F5008A"/>
    <w:rsid w:val="00F50D19"/>
    <w:rsid w:val="00F53A5E"/>
    <w:rsid w:val="00F55759"/>
    <w:rsid w:val="00F6017F"/>
    <w:rsid w:val="00F61843"/>
    <w:rsid w:val="00F629B2"/>
    <w:rsid w:val="00F90CD6"/>
    <w:rsid w:val="00F90E80"/>
    <w:rsid w:val="00FA2A38"/>
    <w:rsid w:val="00FA2AD1"/>
    <w:rsid w:val="00FA76BA"/>
    <w:rsid w:val="00FC3A83"/>
    <w:rsid w:val="00FC52BA"/>
    <w:rsid w:val="00FD66E6"/>
    <w:rsid w:val="00FF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AF50203"/>
  <w15:chartTrackingRefBased/>
  <w15:docId w15:val="{401F390B-7444-4FF3-B309-69DD7C9F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ody Text"/>
    <w:basedOn w:val="a"/>
    <w:pPr>
      <w:spacing w:after="120"/>
    </w:pPr>
    <w:rPr>
      <w:sz w:val="24"/>
    </w:rPr>
  </w:style>
  <w:style w:type="paragraph" w:styleId="a5">
    <w:name w:val="Body Text Indent"/>
    <w:basedOn w:val="a"/>
    <w:pPr>
      <w:spacing w:after="120"/>
      <w:ind w:leftChars="200" w:left="420"/>
    </w:pPr>
  </w:style>
  <w:style w:type="paragraph" w:customStyle="1" w:styleId="10">
    <w:name w:val="目录 1"/>
    <w:basedOn w:val="a"/>
    <w:next w:val="a"/>
    <w:autoRedefine/>
    <w:uiPriority w:val="39"/>
    <w:rsid w:val="004B1258"/>
    <w:pPr>
      <w:tabs>
        <w:tab w:val="right" w:leader="dot" w:pos="9061"/>
      </w:tabs>
      <w:spacing w:line="360" w:lineRule="auto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rsid w:val="004B1258"/>
    <w:pPr>
      <w:tabs>
        <w:tab w:val="right" w:leader="dot" w:pos="9061"/>
      </w:tabs>
      <w:spacing w:line="360" w:lineRule="auto"/>
      <w:ind w:left="21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rsid w:val="00A36471"/>
    <w:pPr>
      <w:tabs>
        <w:tab w:val="right" w:leader="dot" w:pos="9061"/>
      </w:tabs>
      <w:spacing w:line="360" w:lineRule="auto"/>
      <w:ind w:left="420"/>
      <w:jc w:val="left"/>
    </w:pPr>
    <w:rPr>
      <w:i/>
      <w:iCs/>
    </w:rPr>
  </w:style>
  <w:style w:type="paragraph" w:customStyle="1" w:styleId="4">
    <w:name w:val="目录 4"/>
    <w:basedOn w:val="a"/>
    <w:next w:val="a"/>
    <w:autoRedefine/>
    <w:semiHidden/>
    <w:pPr>
      <w:ind w:left="63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84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05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26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47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68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1">
    <w:name w:val="Body Text Indent 3"/>
    <w:basedOn w:val="a"/>
    <w:pPr>
      <w:ind w:leftChars="-9" w:left="-9" w:firstLineChars="217" w:firstLine="456"/>
    </w:pPr>
    <w:rPr>
      <w:szCs w:val="21"/>
    </w:rPr>
  </w:style>
  <w:style w:type="paragraph" w:styleId="21">
    <w:name w:val="Body Text Indent 2"/>
    <w:basedOn w:val="a"/>
    <w:rsid w:val="005A0E01"/>
    <w:pPr>
      <w:spacing w:after="120" w:line="480" w:lineRule="auto"/>
      <w:ind w:leftChars="200" w:left="420"/>
    </w:pPr>
  </w:style>
  <w:style w:type="character" w:styleId="aa">
    <w:name w:val="annotation reference"/>
    <w:semiHidden/>
    <w:rsid w:val="00C67ED9"/>
    <w:rPr>
      <w:sz w:val="21"/>
      <w:szCs w:val="21"/>
    </w:rPr>
  </w:style>
  <w:style w:type="paragraph" w:styleId="ab">
    <w:name w:val="annotation text"/>
    <w:basedOn w:val="a"/>
    <w:semiHidden/>
    <w:rsid w:val="00C67ED9"/>
    <w:pPr>
      <w:jc w:val="left"/>
    </w:pPr>
  </w:style>
  <w:style w:type="paragraph" w:styleId="ac">
    <w:name w:val="annotation subject"/>
    <w:basedOn w:val="ab"/>
    <w:next w:val="ab"/>
    <w:semiHidden/>
    <w:rsid w:val="00C67ED9"/>
    <w:rPr>
      <w:b/>
      <w:bCs/>
    </w:rPr>
  </w:style>
  <w:style w:type="paragraph" w:styleId="ad">
    <w:name w:val="Balloon Text"/>
    <w:basedOn w:val="a"/>
    <w:semiHidden/>
    <w:rsid w:val="00C67ED9"/>
    <w:rPr>
      <w:sz w:val="18"/>
      <w:szCs w:val="18"/>
    </w:rPr>
  </w:style>
  <w:style w:type="paragraph" w:styleId="22">
    <w:name w:val="Body Text 2"/>
    <w:basedOn w:val="a"/>
    <w:link w:val="23"/>
    <w:rsid w:val="00401F51"/>
    <w:pPr>
      <w:spacing w:after="120" w:line="480" w:lineRule="auto"/>
    </w:pPr>
  </w:style>
  <w:style w:type="character" w:customStyle="1" w:styleId="23">
    <w:name w:val="正文文本 2 字符"/>
    <w:link w:val="22"/>
    <w:rsid w:val="00401F51"/>
    <w:rPr>
      <w:kern w:val="2"/>
      <w:sz w:val="21"/>
      <w:szCs w:val="24"/>
    </w:rPr>
  </w:style>
  <w:style w:type="paragraph" w:styleId="HTML">
    <w:name w:val="HTML Preformatted"/>
    <w:basedOn w:val="a"/>
    <w:link w:val="HTML0"/>
    <w:rsid w:val="0042703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427032"/>
    <w:rPr>
      <w:rFonts w:ascii="Courier New" w:hAnsi="Courier New" w:cs="Courier New"/>
      <w:kern w:val="2"/>
    </w:rPr>
  </w:style>
  <w:style w:type="paragraph" w:styleId="ae">
    <w:name w:val="Revision"/>
    <w:hidden/>
    <w:uiPriority w:val="99"/>
    <w:semiHidden/>
    <w:rsid w:val="00017260"/>
    <w:rPr>
      <w:kern w:val="2"/>
      <w:sz w:val="21"/>
      <w:szCs w:val="24"/>
    </w:rPr>
  </w:style>
  <w:style w:type="paragraph" w:styleId="af">
    <w:name w:val="List Paragraph"/>
    <w:basedOn w:val="a"/>
    <w:uiPriority w:val="34"/>
    <w:qFormat/>
    <w:rsid w:val="00903A2F"/>
    <w:pPr>
      <w:ind w:firstLineChars="200" w:firstLine="420"/>
    </w:pPr>
  </w:style>
  <w:style w:type="table" w:styleId="af0">
    <w:name w:val="Table Grid"/>
    <w:basedOn w:val="a1"/>
    <w:rsid w:val="00AE6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843816"/>
    <w:pPr>
      <w:tabs>
        <w:tab w:val="right" w:leader="dot" w:pos="9061"/>
      </w:tabs>
      <w:spacing w:line="360" w:lineRule="auto"/>
      <w:ind w:leftChars="200" w:left="420"/>
    </w:pPr>
  </w:style>
  <w:style w:type="paragraph" w:styleId="TOC2">
    <w:name w:val="toc 2"/>
    <w:basedOn w:val="a"/>
    <w:next w:val="a"/>
    <w:autoRedefine/>
    <w:uiPriority w:val="39"/>
    <w:rsid w:val="00B81FEA"/>
    <w:pPr>
      <w:tabs>
        <w:tab w:val="right" w:leader="dot" w:pos="9061"/>
      </w:tabs>
      <w:spacing w:line="360" w:lineRule="auto"/>
      <w:ind w:left="210"/>
    </w:pPr>
  </w:style>
  <w:style w:type="paragraph" w:styleId="TOC3">
    <w:name w:val="toc 3"/>
    <w:basedOn w:val="a"/>
    <w:next w:val="a"/>
    <w:autoRedefine/>
    <w:uiPriority w:val="39"/>
    <w:rsid w:val="00843816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C573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4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../AppData/Roaming/Tencent/Users/1329669644/QQ/WinTemp/RichOle/3)UAK38%25PP28T1D5%5b~U%5d9II.png" TargetMode="External"/><Relationship Id="rId117" Type="http://schemas.openxmlformats.org/officeDocument/2006/relationships/fontTable" Target="fontTable.xml"/><Relationship Id="rId21" Type="http://schemas.openxmlformats.org/officeDocument/2006/relationships/image" Target="media/image4.png"/><Relationship Id="rId42" Type="http://schemas.openxmlformats.org/officeDocument/2006/relationships/image" Target="../AppData/Roaming/Tencent/Users/1329669644/QQ/WinTemp/RichOle/$%5bN%7d5LU88PF@0F%5dS~CGG4YS.png" TargetMode="External"/><Relationship Id="rId47" Type="http://schemas.openxmlformats.org/officeDocument/2006/relationships/image" Target="media/image17.png"/><Relationship Id="rId63" Type="http://schemas.openxmlformats.org/officeDocument/2006/relationships/image" Target="../AppData/Roaming/Tencent/Users/1329669644/QQ/WinTemp/RichOle/KP(1WVV%5d84ZOA%5d6J%25I5MR71.png" TargetMode="External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image" Target="../AppData/Roaming/Tencent/Users/1329669644/QQ/WinTemp/RichOle/L%5d2P(T7%7dNP%7b%7b%5dJ3SFCY@Y9I.png" TargetMode="External"/><Relationship Id="rId112" Type="http://schemas.openxmlformats.org/officeDocument/2006/relationships/image" Target="../AppData/Roaming/Tencent/Users/1329669644/QQ/WinTemp/RichOle/%5dABTJ)WU0IA%5d@1QY%7b%5b(TU~S.png" TargetMode="External"/><Relationship Id="rId16" Type="http://schemas.openxmlformats.org/officeDocument/2006/relationships/footer" Target="footer1.xml"/><Relationship Id="rId107" Type="http://schemas.openxmlformats.org/officeDocument/2006/relationships/image" Target="media/image49.png"/><Relationship Id="rId11" Type="http://schemas.openxmlformats.org/officeDocument/2006/relationships/comments" Target="comments.xml"/><Relationship Id="rId24" Type="http://schemas.openxmlformats.org/officeDocument/2006/relationships/image" Target="../AppData/Roaming/Tencent/Users/1329669644/QQ/WinTemp/RichOle/AFINOIU8NK%5d_@Z%7dK$%7bAR~%7dA.png" TargetMode="External"/><Relationship Id="rId32" Type="http://schemas.openxmlformats.org/officeDocument/2006/relationships/image" Target="../AppData/Roaming/Tencent/Users/1329669644/QQ/WinTemp/RichOle/HZPPO%5bPX%259D(6%5d~(U_UU~)O.png" TargetMode="External"/><Relationship Id="rId37" Type="http://schemas.openxmlformats.org/officeDocument/2006/relationships/image" Target="media/image12.png"/><Relationship Id="rId40" Type="http://schemas.openxmlformats.org/officeDocument/2006/relationships/image" Target="../AppData/Roaming/Tencent/Users/1329669644/QQ/WinTemp/RichOle/W8Z)VXF_@KYFMLRP5U%7b$OT8.png" TargetMode="External"/><Relationship Id="rId45" Type="http://schemas.openxmlformats.org/officeDocument/2006/relationships/image" Target="media/image16.png"/><Relationship Id="rId53" Type="http://schemas.openxmlformats.org/officeDocument/2006/relationships/image" Target="../AppData/Roaming/Tencent/Users/1329669644/QQ/WinTemp/RichOle/DU@OZ%253H3B(L%5b)T52M(T%7dUV.png" TargetMode="External"/><Relationship Id="rId58" Type="http://schemas.openxmlformats.org/officeDocument/2006/relationships/image" Target="media/image24.png"/><Relationship Id="rId66" Type="http://schemas.openxmlformats.org/officeDocument/2006/relationships/image" Target="media/image28.png"/><Relationship Id="rId74" Type="http://schemas.openxmlformats.org/officeDocument/2006/relationships/image" Target="media/image32.png"/><Relationship Id="rId79" Type="http://schemas.openxmlformats.org/officeDocument/2006/relationships/image" Target="../AppData/Roaming/Tencent/Users/1329669644/QQ/WinTemp/RichOle/_UCUB33%25NXBVDWNI%60V)%60(9V.png" TargetMode="External"/><Relationship Id="rId87" Type="http://schemas.openxmlformats.org/officeDocument/2006/relationships/image" Target="../AppData/Roaming/Tencent/Users/1329669644/QQ/WinTemp/RichOle/6VK7%7dA%25(1LA%7bP%5bRD$)WC1TU.png" TargetMode="External"/><Relationship Id="rId102" Type="http://schemas.openxmlformats.org/officeDocument/2006/relationships/image" Target="media/image46.png"/><Relationship Id="rId110" Type="http://schemas.openxmlformats.org/officeDocument/2006/relationships/image" Target="../AppData/Roaming/Tencent/Users/1329669644/QQ/WinTemp/RichOle/M28216LZ%5b54PM%7bP4FVNO(0H.png" TargetMode="External"/><Relationship Id="rId115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../AppData/Roaming/Tencent/Users/1329669644/QQ/WinTemp/RichOle/8GIAR9)$DE%7d)7Q6Z%60DX%5d(BX.png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0.png"/><Relationship Id="rId95" Type="http://schemas.openxmlformats.org/officeDocument/2006/relationships/image" Target="../AppData/Roaming/Tencent/Users/1329669644/QQ/WinTemp/RichOle/DSXU3QW$%5dE3I$OZ4%5b%25%7dZ__A.png" TargetMode="External"/><Relationship Id="rId1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../AppData/Roaming/Tencent/Users/1329669644/QQ/WinTemp/RichOle/M4FRQK2R~S3%5bIWIFW5%7b$3MR.png" TargetMode="External"/><Relationship Id="rId27" Type="http://schemas.openxmlformats.org/officeDocument/2006/relationships/image" Target="media/image7.png"/><Relationship Id="rId30" Type="http://schemas.openxmlformats.org/officeDocument/2006/relationships/image" Target="../AppData/Roaming/Tencent/Users/1329669644/QQ/WinTemp/RichOle/%7dM%7bI5ZC%25%7bT%5dF7VQBA~STB%7b8.p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image" Target="../AppData/Roaming/Tencent/Users/1329669644/QQ/WinTemp/RichOle/9Z%5d%60%25W@YNR0%7d%7d1GP2BUTZAM.png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27.png"/><Relationship Id="rId69" Type="http://schemas.openxmlformats.org/officeDocument/2006/relationships/image" Target="../AppData/Roaming/Tencent/Users/1329669644/QQ/WinTemp/RichOle/VPAZ%7d6TDM3QI_)2%7d%7b@SHD)C.png" TargetMode="External"/><Relationship Id="rId77" Type="http://schemas.openxmlformats.org/officeDocument/2006/relationships/image" Target="../AppData/Roaming/Tencent/Users/1329669644/QQ/WinTemp/RichOle/%5dHXAJFEVVV1A7%5d1IGY2$W%7d8.png" TargetMode="External"/><Relationship Id="rId100" Type="http://schemas.openxmlformats.org/officeDocument/2006/relationships/image" Target="media/image45.png"/><Relationship Id="rId105" Type="http://schemas.openxmlformats.org/officeDocument/2006/relationships/image" Target="media/image48.png"/><Relationship Id="rId113" Type="http://schemas.openxmlformats.org/officeDocument/2006/relationships/header" Target="header3.xml"/><Relationship Id="rId11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9.jpeg"/><Relationship Id="rId72" Type="http://schemas.openxmlformats.org/officeDocument/2006/relationships/image" Target="media/image31.png"/><Relationship Id="rId80" Type="http://schemas.openxmlformats.org/officeDocument/2006/relationships/image" Target="media/image35.png"/><Relationship Id="rId85" Type="http://schemas.openxmlformats.org/officeDocument/2006/relationships/image" Target="../AppData/Roaming/Tencent/Users/1329669644/QQ/WinTemp/RichOle/)0G0%5dDO$UV5E)@(3TL341EA.png" TargetMode="External"/><Relationship Id="rId93" Type="http://schemas.openxmlformats.org/officeDocument/2006/relationships/image" Target="../AppData/Roaming/Tencent/Users/1329669644/QQ/WinTemp/RichOle/UQ40%7bPBM31~C)9D4Z8YKT)3.png" TargetMode="External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../AppData/Roaming/Tencent/Users/1329669644/QQ/WinTemp/RichOle/7KD6I4S@@1%5d8T82BN6FQ_1D.png" TargetMode="External"/><Relationship Id="rId46" Type="http://schemas.openxmlformats.org/officeDocument/2006/relationships/image" Target="../AppData/Roaming/Tencent/Users/1329669644/QQ/WinTemp/RichOle/I%25OWQ2@T%25%7dJ3SSS7XI31(GX.png" TargetMode="External"/><Relationship Id="rId59" Type="http://schemas.openxmlformats.org/officeDocument/2006/relationships/image" Target="../AppData/Roaming/Tencent/Users/1329669644/QQ/WinTemp/RichOle/PY816CO64O(6%60W0I1FKBK9G.png" TargetMode="External"/><Relationship Id="rId67" Type="http://schemas.openxmlformats.org/officeDocument/2006/relationships/image" Target="../AppData/Roaming/Tencent/Users/1329669644/QQ/WinTemp/RichOle/)D6F%5b(NDVN5%5b9~OH$N53_8J.png" TargetMode="External"/><Relationship Id="rId103" Type="http://schemas.openxmlformats.org/officeDocument/2006/relationships/image" Target="../AppData/Roaming/Tencent/Users/1329669644/QQ/WinTemp/RichOle/@OP7I%60%25L38M9@T5E66HY5R4.png" TargetMode="External"/><Relationship Id="rId108" Type="http://schemas.openxmlformats.org/officeDocument/2006/relationships/image" Target="../AppData/Roaming/Tencent/Users/1329669644/QQ/WinTemp/RichOle/UEN$%7bG7%7bLR9SYLI2L%2598XUV.png" TargetMode="External"/><Relationship Id="rId116" Type="http://schemas.openxmlformats.org/officeDocument/2006/relationships/header" Target="header4.xml"/><Relationship Id="rId20" Type="http://schemas.openxmlformats.org/officeDocument/2006/relationships/image" Target="../AppData/Roaming/Tencent/Users/1329669644/QQ/WinTemp/RichOle/55PEADLM7T@UJ%60P~P(A3Q(5.p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1.jpe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image" Target="../AppData/Roaming/Tencent/Users/1329669644/QQ/WinTemp/RichOle/%5b%5d%5dIE%7b$EK9IZYFYG04%5d6SQT.png" TargetMode="External"/><Relationship Id="rId83" Type="http://schemas.openxmlformats.org/officeDocument/2006/relationships/image" Target="../AppData/Roaming/Tencent/Users/1329669644/QQ/WinTemp/RichOle/F5)NV%5b3D(H3S%602ZQ1%5dY)5OW.png" TargetMode="External"/><Relationship Id="rId88" Type="http://schemas.openxmlformats.org/officeDocument/2006/relationships/image" Target="media/image39.png"/><Relationship Id="rId91" Type="http://schemas.openxmlformats.org/officeDocument/2006/relationships/image" Target="../AppData/Roaming/Tencent/Users/1329669644/QQ/WinTemp/RichOle/R%5bT_25B@6J5)%25Q%5b$@Q5S~$N.png" TargetMode="External"/><Relationship Id="rId96" Type="http://schemas.openxmlformats.org/officeDocument/2006/relationships/image" Target="media/image43.png"/><Relationship Id="rId111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../AppData/Roaming/Tencent/Users/1329669644/QQ/WinTemp/RichOle/@U)QCFLHQE8V2F%60(82(~2%7b1.png" TargetMode="External"/><Relationship Id="rId36" Type="http://schemas.openxmlformats.org/officeDocument/2006/relationships/image" Target="../AppData/Roaming/Tencent/Users/1329669644/QQ/WinTemp/RichOle/W4Z0J%25%7bJ@Y%5bE84R7HL7$%7b%5bC.png" TargetMode="External"/><Relationship Id="rId49" Type="http://schemas.openxmlformats.org/officeDocument/2006/relationships/image" Target="media/image18.png"/><Relationship Id="rId57" Type="http://schemas.openxmlformats.org/officeDocument/2006/relationships/image" Target="../AppData/Roaming/Tencent/Users/1329669644/QQ/WinTemp/RichOle/Y~A01E%5b$~G8B%60%5b%7bBC%7b%25Y@9P.png" TargetMode="External"/><Relationship Id="rId106" Type="http://schemas.openxmlformats.org/officeDocument/2006/relationships/image" Target="../AppData/Roaming/Tencent/Users/1329669644/QQ/WinTemp/RichOle/47N5$LC5GNL(%7bE%7d_R2(4I@H.png" TargetMode="External"/><Relationship Id="rId114" Type="http://schemas.openxmlformats.org/officeDocument/2006/relationships/footer" Target="footer4.xml"/><Relationship Id="rId10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image" Target="../AppData/Roaming/Tencent/Users/1329669644/QQ/WinTemp/RichOle/@0ORD~%7bKWZ%5d91%5dYOSQE~57L.png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5.png"/><Relationship Id="rId65" Type="http://schemas.openxmlformats.org/officeDocument/2006/relationships/image" Target="file:///D:\QQ&#25991;&#26723;\1329669644\Image\C2C\UQWLOXX_O42187%60VT7P41%25Y.png" TargetMode="External"/><Relationship Id="rId73" Type="http://schemas.openxmlformats.org/officeDocument/2006/relationships/image" Target="../AppData/Roaming/Tencent/Users/1329669644/QQ/WinTemp/RichOle/8JJ$%7bUFG9V76DS)JT%7bQ%25H9K.png" TargetMode="External"/><Relationship Id="rId78" Type="http://schemas.openxmlformats.org/officeDocument/2006/relationships/image" Target="media/image34.png"/><Relationship Id="rId81" Type="http://schemas.openxmlformats.org/officeDocument/2006/relationships/image" Target="../AppData/Roaming/Tencent/Users/1329669644/QQ/WinTemp/RichOle/QR495N_4J7FVT6%5d_K99BQEA.png" TargetMode="External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image" Target="../AppData/Roaming/Tencent/Users/1329669644/QQ/WinTemp/RichOle/74@%25C9FH93AM(14ZF$H93%60Y.png" TargetMode="External"/><Relationship Id="rId101" Type="http://schemas.openxmlformats.org/officeDocument/2006/relationships/image" Target="../AppData/Roaming/Tencent/Users/1329669644/QQ/WinTemp/RichOle/5U(0DBQKB6T%5d%5d%7d0OS)J%25%25(M.png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microsoft.com/office/2016/09/relationships/commentsIds" Target="commentsIds.xml"/><Relationship Id="rId18" Type="http://schemas.openxmlformats.org/officeDocument/2006/relationships/footer" Target="footer3.xml"/><Relationship Id="rId39" Type="http://schemas.openxmlformats.org/officeDocument/2006/relationships/image" Target="media/image13.png"/><Relationship Id="rId109" Type="http://schemas.openxmlformats.org/officeDocument/2006/relationships/image" Target="media/image50.png"/><Relationship Id="rId34" Type="http://schemas.openxmlformats.org/officeDocument/2006/relationships/image" Target="../AppData/Roaming/Tencent/Users/1329669644/QQ/WinTemp/RichOle/U%5dFE$$PJM%7bX%7d@D~XGRQHVEM.png" TargetMode="External"/><Relationship Id="rId50" Type="http://schemas.openxmlformats.org/officeDocument/2006/relationships/image" Target="../AppData/Roaming/Tencent/Users/1329669644/QQ/WinTemp/RichOle/GUB%60A5DVO5V4884V41112IT.png" TargetMode="External"/><Relationship Id="rId55" Type="http://schemas.openxmlformats.org/officeDocument/2006/relationships/image" Target="media/image22.png"/><Relationship Id="rId76" Type="http://schemas.openxmlformats.org/officeDocument/2006/relationships/image" Target="media/image33.png"/><Relationship Id="rId97" Type="http://schemas.openxmlformats.org/officeDocument/2006/relationships/image" Target="../AppData/Roaming/Tencent/Users/1329669644/QQ/WinTemp/RichOle/$$C%5d3@XXEK_RSTY04TBM6%605.png" TargetMode="External"/><Relationship Id="rId104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../AppData/Roaming/Tencent/Users/1329669644/QQ/WinTemp/RichOle/~%60NU8%5dY1PV98%60TZ@N%25AUM~L.png" TargetMode="External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9BCB2-4F6C-4125-B022-3593590F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</Pages>
  <Words>10871</Words>
  <Characters>61965</Characters>
  <Application>Microsoft Office Word</Application>
  <DocSecurity>0</DocSecurity>
  <Lines>516</Lines>
  <Paragraphs>145</Paragraphs>
  <ScaleCrop>false</ScaleCrop>
  <Company>xhu</Company>
  <LinksUpToDate>false</LinksUpToDate>
  <CharactersWithSpaces>72691</CharactersWithSpaces>
  <SharedDoc>false</SharedDoc>
  <HLinks>
    <vt:vector size="174" baseType="variant">
      <vt:variant>
        <vt:i4>1900600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_Toc310329915</vt:lpwstr>
      </vt:variant>
      <vt:variant>
        <vt:i4>1900600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_Toc310329914</vt:lpwstr>
      </vt:variant>
      <vt:variant>
        <vt:i4>1900600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_Toc310329913</vt:lpwstr>
      </vt:variant>
      <vt:variant>
        <vt:i4>1900600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_Toc310329912</vt:lpwstr>
      </vt:variant>
      <vt:variant>
        <vt:i4>1900600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_Toc310329911</vt:lpwstr>
      </vt:variant>
      <vt:variant>
        <vt:i4>1900600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_Toc310329910</vt:lpwstr>
      </vt:variant>
      <vt:variant>
        <vt:i4>1835064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_Toc310329909</vt:lpwstr>
      </vt:variant>
      <vt:variant>
        <vt:i4>1835064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_Toc310329908</vt:lpwstr>
      </vt:variant>
      <vt:variant>
        <vt:i4>1835064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_Toc310329907</vt:lpwstr>
      </vt:variant>
      <vt:variant>
        <vt:i4>1835064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_Toc310329906</vt:lpwstr>
      </vt:variant>
      <vt:variant>
        <vt:i4>1835064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_Toc310329905</vt:lpwstr>
      </vt:variant>
      <vt:variant>
        <vt:i4>1835064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_Toc310329904</vt:lpwstr>
      </vt:variant>
      <vt:variant>
        <vt:i4>1835064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_Toc310329903</vt:lpwstr>
      </vt:variant>
      <vt:variant>
        <vt:i4>1835064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_Toc310329902</vt:lpwstr>
      </vt:variant>
      <vt:variant>
        <vt:i4>1835064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_Toc310329901</vt:lpwstr>
      </vt:variant>
      <vt:variant>
        <vt:i4>1835064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_Toc310329900</vt:lpwstr>
      </vt:variant>
      <vt:variant>
        <vt:i4>1376313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_Toc310329899</vt:lpwstr>
      </vt:variant>
      <vt:variant>
        <vt:i4>1376313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_Toc310329898</vt:lpwstr>
      </vt:variant>
      <vt:variant>
        <vt:i4>1376313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_Toc310329897</vt:lpwstr>
      </vt:variant>
      <vt:variant>
        <vt:i4>1376313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_Toc310329896</vt:lpwstr>
      </vt:variant>
      <vt:variant>
        <vt:i4>1376313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_Toc310329895</vt:lpwstr>
      </vt:variant>
      <vt:variant>
        <vt:i4>1376313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_Toc310329894</vt:lpwstr>
      </vt:variant>
      <vt:variant>
        <vt:i4>1376313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_Toc310329893</vt:lpwstr>
      </vt:variant>
      <vt:variant>
        <vt:i4>1376313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_Toc310329892</vt:lpwstr>
      </vt:variant>
      <vt:variant>
        <vt:i4>1376313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_Toc310329890</vt:lpwstr>
      </vt:variant>
      <vt:variant>
        <vt:i4>1310777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_Toc310329889</vt:lpwstr>
      </vt:variant>
      <vt:variant>
        <vt:i4>1310777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_Toc310329888</vt:lpwstr>
      </vt:variant>
      <vt:variant>
        <vt:i4>1310777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_Toc310329887</vt:lpwstr>
      </vt:variant>
      <vt:variant>
        <vt:i4>1310777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_Toc310329886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学生信息管理系统</dc:title>
  <dc:subject/>
  <dc:creator>谭  平</dc:creator>
  <cp:keywords>周梦波</cp:keywords>
  <cp:lastModifiedBy>梦波</cp:lastModifiedBy>
  <cp:revision>84</cp:revision>
  <dcterms:created xsi:type="dcterms:W3CDTF">2020-06-12T01:41:00Z</dcterms:created>
  <dcterms:modified xsi:type="dcterms:W3CDTF">2020-06-19T03:00:00Z</dcterms:modified>
</cp:coreProperties>
</file>